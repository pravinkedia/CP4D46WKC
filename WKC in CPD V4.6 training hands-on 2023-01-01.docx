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21442" w14:textId="77777777" w:rsidR="00E426A0" w:rsidRPr="003629E0" w:rsidRDefault="007F590D" w:rsidP="00E426A0">
      <w:pPr>
        <w:pStyle w:val="Title"/>
      </w:pPr>
      <w:r w:rsidRPr="003629E0">
        <w:t>Watson Knowledge Catalog (WKC)</w:t>
      </w:r>
    </w:p>
    <w:p w14:paraId="35DFF0BC" w14:textId="68F70A5D" w:rsidR="007F3E89" w:rsidRPr="003629E0" w:rsidRDefault="007F590D" w:rsidP="00E426A0">
      <w:pPr>
        <w:pStyle w:val="Title"/>
      </w:pPr>
      <w:r w:rsidRPr="003629E0">
        <w:t>in Cloud Pak for Data V</w:t>
      </w:r>
      <w:r w:rsidR="003E6F8B">
        <w:t>4</w:t>
      </w:r>
      <w:r w:rsidRPr="003629E0">
        <w:t>.</w:t>
      </w:r>
      <w:r w:rsidR="003E6F8B">
        <w:t>6</w:t>
      </w:r>
      <w:r w:rsidRPr="003629E0">
        <w:br/>
      </w:r>
    </w:p>
    <w:p w14:paraId="6B231E15" w14:textId="77777777" w:rsidR="007F590D" w:rsidRPr="003629E0" w:rsidRDefault="007F590D" w:rsidP="00E426A0">
      <w:pPr>
        <w:pStyle w:val="Title"/>
      </w:pPr>
      <w:r w:rsidRPr="003629E0">
        <w:t>Hands-on lab</w:t>
      </w:r>
    </w:p>
    <w:p w14:paraId="3D45F7E7" w14:textId="77777777" w:rsidR="00E426A0" w:rsidRPr="003629E0" w:rsidRDefault="00E426A0" w:rsidP="00E426A0">
      <w:pPr>
        <w:rPr>
          <w:lang w:val="en-US"/>
        </w:rPr>
      </w:pPr>
    </w:p>
    <w:p w14:paraId="40441E87" w14:textId="411DAA6E" w:rsidR="00E426A0" w:rsidRPr="003629E0" w:rsidRDefault="003E6F8B" w:rsidP="00E426A0">
      <w:pPr>
        <w:rPr>
          <w:lang w:val="en-US"/>
        </w:rPr>
      </w:pPr>
      <w:r>
        <w:rPr>
          <w:lang w:val="en-US"/>
        </w:rPr>
        <w:t>Pravin Kedia</w:t>
      </w:r>
      <w:r w:rsidR="00BC33C8" w:rsidRPr="003629E0">
        <w:rPr>
          <w:lang w:val="en-US"/>
        </w:rPr>
        <w:t xml:space="preserve">, IBM </w:t>
      </w:r>
      <w:r w:rsidR="001141E1">
        <w:rPr>
          <w:lang w:val="en-US"/>
        </w:rPr>
        <w:t xml:space="preserve">Cloud Pak for Data </w:t>
      </w:r>
      <w:r w:rsidR="00BC33C8" w:rsidRPr="003629E0">
        <w:rPr>
          <w:lang w:val="en-US"/>
        </w:rPr>
        <w:t>Team</w:t>
      </w:r>
    </w:p>
    <w:p w14:paraId="6C3CABE7" w14:textId="77777777" w:rsidR="00BB7E99" w:rsidRDefault="00BB7E99" w:rsidP="00E426A0">
      <w:pPr>
        <w:rPr>
          <w:lang w:val="en-US"/>
        </w:rPr>
      </w:pPr>
    </w:p>
    <w:p w14:paraId="1053F112" w14:textId="77E0FA7E" w:rsidR="00E426A0" w:rsidRPr="003629E0" w:rsidRDefault="003629E0" w:rsidP="00E426A0">
      <w:pPr>
        <w:rPr>
          <w:lang w:val="en-US"/>
        </w:rPr>
      </w:pPr>
      <w:r w:rsidRPr="003629E0">
        <w:rPr>
          <w:lang w:val="en-US"/>
        </w:rPr>
        <w:t>January</w:t>
      </w:r>
      <w:r w:rsidR="00E426A0" w:rsidRPr="003629E0">
        <w:rPr>
          <w:lang w:val="en-US"/>
        </w:rPr>
        <w:t xml:space="preserve"> </w:t>
      </w:r>
      <w:r w:rsidR="003E6F8B">
        <w:rPr>
          <w:lang w:val="en-US"/>
        </w:rPr>
        <w:t>1</w:t>
      </w:r>
      <w:r w:rsidR="00E426A0" w:rsidRPr="003629E0">
        <w:rPr>
          <w:lang w:val="en-US"/>
        </w:rPr>
        <w:t>, 202</w:t>
      </w:r>
      <w:r w:rsidR="003E6F8B">
        <w:rPr>
          <w:lang w:val="en-US"/>
        </w:rPr>
        <w:t>3</w:t>
      </w:r>
    </w:p>
    <w:p w14:paraId="7F53F2B6" w14:textId="50BFD50D" w:rsidR="00790207" w:rsidRDefault="00790207" w:rsidP="00E426A0">
      <w:pPr>
        <w:rPr>
          <w:lang w:val="en-US"/>
        </w:rPr>
      </w:pPr>
    </w:p>
    <w:p w14:paraId="6A5D252B" w14:textId="77777777" w:rsidR="00BB7E99" w:rsidRPr="003629E0" w:rsidRDefault="00BB7E99" w:rsidP="00E426A0">
      <w:pPr>
        <w:rPr>
          <w:lang w:val="en-US"/>
        </w:rPr>
      </w:pPr>
    </w:p>
    <w:p w14:paraId="6E9BBF5E" w14:textId="095B752E" w:rsidR="00BB7E99" w:rsidRPr="00B82DA8" w:rsidRDefault="00BB7E99" w:rsidP="009A0545">
      <w:pPr>
        <w:jc w:val="both"/>
      </w:pPr>
      <w:r w:rsidRPr="00B82DA8">
        <w:t>In this hands-on lab you will experience how to work with the three pillars of Watson Knowledge Catalog (WKC) in IBM Cloud Pak for Data: Data governance, data curation &amp; quality, and data consumption. After completing some preparation steps in chapter</w:t>
      </w:r>
      <w:r w:rsidR="003E6F8B">
        <w:t xml:space="preserve"> 1</w:t>
      </w:r>
      <w:r w:rsidR="00F64AD4" w:rsidRPr="00F64AD4">
        <w:rPr>
          <w:lang w:val="en-US"/>
        </w:rPr>
        <w:t xml:space="preserve"> </w:t>
      </w:r>
      <w:r w:rsidR="00F64AD4">
        <w:rPr>
          <w:lang w:val="en-US"/>
        </w:rPr>
        <w:t>and 2</w:t>
      </w:r>
      <w:r w:rsidRPr="00B82DA8">
        <w:t xml:space="preserve">, you will establish a basic governance framework in chapter </w:t>
      </w:r>
      <w:r w:rsidR="00F64AD4" w:rsidRPr="00F64AD4">
        <w:rPr>
          <w:lang w:val="en-US"/>
        </w:rPr>
        <w:t>3</w:t>
      </w:r>
      <w:r w:rsidRPr="00B82DA8">
        <w:t xml:space="preserve">. It consists of a simple set of policies, rules, and a business glossary composed of a hierarchy of business terms. In chapter </w:t>
      </w:r>
      <w:r w:rsidR="00F64AD4" w:rsidRPr="00F64AD4">
        <w:rPr>
          <w:lang w:val="en-US"/>
        </w:rPr>
        <w:t>4</w:t>
      </w:r>
      <w:r w:rsidRPr="00B82DA8">
        <w:t xml:space="preserve"> you will get an impression of how to work with governed data in </w:t>
      </w:r>
      <w:r w:rsidR="004306E4" w:rsidRPr="00B82DA8">
        <w:t>catalog</w:t>
      </w:r>
      <w:r w:rsidRPr="00B82DA8">
        <w:t xml:space="preserve"> and project</w:t>
      </w:r>
      <w:r>
        <w:t>s</w:t>
      </w:r>
      <w:r w:rsidRPr="00B82DA8">
        <w:t xml:space="preserve">. You will learn how to profile data and how to create data protection rules to prevent unauthorized users from accessing sensitive data. In chapter </w:t>
      </w:r>
      <w:r w:rsidR="00F64AD4" w:rsidRPr="00F64AD4">
        <w:rPr>
          <w:lang w:val="en-US"/>
        </w:rPr>
        <w:t>5</w:t>
      </w:r>
      <w:r w:rsidRPr="00B82DA8">
        <w:t xml:space="preserve"> you will use data discovery to analyze data and automatically map business terms and data classes to data assets and fields. You will work with the discovered data </w:t>
      </w:r>
      <w:r>
        <w:t>in</w:t>
      </w:r>
      <w:r w:rsidRPr="00B82DA8">
        <w:t xml:space="preserve"> data quality projects and learn how to create quality </w:t>
      </w:r>
      <w:r>
        <w:t xml:space="preserve">rules </w:t>
      </w:r>
      <w:r w:rsidRPr="00B82DA8">
        <w:t xml:space="preserve">and automation rules. Finally, you will explore the characteristics of Information assets view and the Default catalog in chapter </w:t>
      </w:r>
      <w:r w:rsidR="00F64AD4" w:rsidRPr="005677B2">
        <w:rPr>
          <w:lang w:val="en-US"/>
        </w:rPr>
        <w:t>6</w:t>
      </w:r>
      <w:r w:rsidRPr="00B82DA8">
        <w:t xml:space="preserve">. </w:t>
      </w:r>
    </w:p>
    <w:p w14:paraId="529332A4" w14:textId="77777777" w:rsidR="00790207" w:rsidRPr="00BB7E99" w:rsidRDefault="00790207" w:rsidP="00E426A0"/>
    <w:p w14:paraId="740AA799" w14:textId="77777777" w:rsidR="00790207" w:rsidRPr="003629E0" w:rsidRDefault="00790207" w:rsidP="00E426A0">
      <w:pPr>
        <w:rPr>
          <w:lang w:val="en-US"/>
        </w:rPr>
      </w:pPr>
    </w:p>
    <w:p w14:paraId="57CC999C" w14:textId="77777777" w:rsidR="00790207" w:rsidRPr="003629E0" w:rsidRDefault="00790207" w:rsidP="00E426A0">
      <w:pPr>
        <w:rPr>
          <w:lang w:val="en-US"/>
        </w:rPr>
      </w:pPr>
    </w:p>
    <w:p w14:paraId="5F2DC76B" w14:textId="77777777" w:rsidR="00790207" w:rsidRPr="003629E0" w:rsidRDefault="00790207" w:rsidP="00E426A0">
      <w:pPr>
        <w:rPr>
          <w:lang w:val="en-US"/>
        </w:rPr>
      </w:pPr>
    </w:p>
    <w:p w14:paraId="7A48343A" w14:textId="77777777" w:rsidR="00790207" w:rsidRPr="003629E0" w:rsidRDefault="00790207" w:rsidP="00E426A0">
      <w:pPr>
        <w:rPr>
          <w:lang w:val="en-US"/>
        </w:rPr>
      </w:pPr>
    </w:p>
    <w:p w14:paraId="3F08858A" w14:textId="77777777" w:rsidR="00790207" w:rsidRPr="003629E0" w:rsidRDefault="00790207" w:rsidP="00E426A0">
      <w:pPr>
        <w:rPr>
          <w:lang w:val="en-US"/>
        </w:rPr>
      </w:pPr>
    </w:p>
    <w:p w14:paraId="44F7CB56" w14:textId="77777777" w:rsidR="00790207" w:rsidRPr="003629E0" w:rsidRDefault="00790207" w:rsidP="00E426A0">
      <w:pPr>
        <w:rPr>
          <w:lang w:val="en-US"/>
        </w:rPr>
      </w:pPr>
    </w:p>
    <w:p w14:paraId="714071AA" w14:textId="77777777" w:rsidR="00790207" w:rsidRPr="003629E0" w:rsidRDefault="00790207" w:rsidP="00E426A0">
      <w:pPr>
        <w:rPr>
          <w:lang w:val="en-US"/>
        </w:rPr>
      </w:pPr>
    </w:p>
    <w:p w14:paraId="50557547" w14:textId="77777777" w:rsidR="00790207" w:rsidRPr="003629E0" w:rsidRDefault="00790207" w:rsidP="00E426A0">
      <w:pPr>
        <w:rPr>
          <w:lang w:val="en-US"/>
        </w:rPr>
      </w:pPr>
    </w:p>
    <w:p w14:paraId="7980FBA2" w14:textId="77777777" w:rsidR="00790207" w:rsidRPr="003629E0" w:rsidRDefault="00790207" w:rsidP="00E426A0">
      <w:pPr>
        <w:rPr>
          <w:lang w:val="en-US"/>
        </w:rPr>
      </w:pPr>
    </w:p>
    <w:p w14:paraId="644263B2" w14:textId="77777777" w:rsidR="00790207" w:rsidRPr="003629E0" w:rsidRDefault="00790207" w:rsidP="00E426A0">
      <w:pPr>
        <w:rPr>
          <w:lang w:val="en-US"/>
        </w:rPr>
      </w:pPr>
    </w:p>
    <w:p w14:paraId="61F78897" w14:textId="77777777" w:rsidR="00790207" w:rsidRPr="003629E0" w:rsidRDefault="00790207" w:rsidP="00E426A0">
      <w:pPr>
        <w:rPr>
          <w:lang w:val="en-US"/>
        </w:rPr>
      </w:pPr>
    </w:p>
    <w:p w14:paraId="14724968" w14:textId="77777777" w:rsidR="00790207" w:rsidRPr="003629E0" w:rsidRDefault="00790207" w:rsidP="00E426A0">
      <w:pPr>
        <w:rPr>
          <w:lang w:val="en-US"/>
        </w:rPr>
      </w:pPr>
    </w:p>
    <w:p w14:paraId="12051B9C" w14:textId="77777777" w:rsidR="00790207" w:rsidRPr="003629E0" w:rsidRDefault="00790207" w:rsidP="00E426A0">
      <w:pPr>
        <w:rPr>
          <w:lang w:val="en-US"/>
        </w:rPr>
      </w:pPr>
    </w:p>
    <w:p w14:paraId="6900FC8C" w14:textId="77777777" w:rsidR="00790207" w:rsidRPr="003629E0" w:rsidRDefault="00790207" w:rsidP="00E426A0">
      <w:pPr>
        <w:rPr>
          <w:lang w:val="en-US"/>
        </w:rPr>
      </w:pPr>
    </w:p>
    <w:p w14:paraId="65E56EA2" w14:textId="77777777" w:rsidR="00790207" w:rsidRPr="003629E0" w:rsidRDefault="00790207" w:rsidP="00E426A0">
      <w:pPr>
        <w:rPr>
          <w:lang w:val="en-US"/>
        </w:rPr>
      </w:pPr>
    </w:p>
    <w:p w14:paraId="2DD22CA5" w14:textId="77777777" w:rsidR="00790207" w:rsidRPr="003629E0" w:rsidRDefault="00790207" w:rsidP="00E426A0">
      <w:pPr>
        <w:rPr>
          <w:lang w:val="en-US"/>
        </w:rPr>
      </w:pPr>
    </w:p>
    <w:p w14:paraId="73079014" w14:textId="77777777" w:rsidR="00790207" w:rsidRPr="003629E0" w:rsidRDefault="00790207" w:rsidP="00E426A0">
      <w:pPr>
        <w:rPr>
          <w:lang w:val="en-US"/>
        </w:rPr>
      </w:pPr>
    </w:p>
    <w:p w14:paraId="042F3CD1" w14:textId="77777777" w:rsidR="00790207" w:rsidRPr="003629E0" w:rsidRDefault="00790207" w:rsidP="00E426A0">
      <w:pPr>
        <w:rPr>
          <w:lang w:val="en-US"/>
        </w:rPr>
      </w:pPr>
    </w:p>
    <w:p w14:paraId="233CC09F" w14:textId="77777777" w:rsidR="00790207" w:rsidRPr="003629E0" w:rsidRDefault="00790207" w:rsidP="00E426A0">
      <w:pPr>
        <w:rPr>
          <w:lang w:val="en-US"/>
        </w:rPr>
      </w:pPr>
    </w:p>
    <w:p w14:paraId="6CB64B0E" w14:textId="77777777" w:rsidR="00790207" w:rsidRPr="003629E0" w:rsidRDefault="00790207" w:rsidP="00E426A0">
      <w:pPr>
        <w:rPr>
          <w:lang w:val="en-US"/>
        </w:rPr>
      </w:pPr>
    </w:p>
    <w:p w14:paraId="286A5A3D" w14:textId="70BA276C" w:rsidR="00E426A0" w:rsidRPr="003629E0" w:rsidRDefault="00790207" w:rsidP="00E426A0">
      <w:pPr>
        <w:rPr>
          <w:i/>
          <w:iCs/>
          <w:lang w:val="en-US"/>
        </w:rPr>
      </w:pPr>
      <w:r w:rsidRPr="003629E0">
        <w:rPr>
          <w:i/>
          <w:iCs/>
          <w:lang w:val="en-US"/>
        </w:rPr>
        <w:t xml:space="preserve">Source of </w:t>
      </w:r>
      <w:r w:rsidR="00FD4777" w:rsidRPr="003629E0">
        <w:rPr>
          <w:i/>
          <w:iCs/>
          <w:lang w:val="en-US"/>
        </w:rPr>
        <w:t>introductory</w:t>
      </w:r>
      <w:r w:rsidRPr="003629E0">
        <w:rPr>
          <w:i/>
          <w:iCs/>
          <w:lang w:val="en-US"/>
        </w:rPr>
        <w:t xml:space="preserve"> session header texts: </w:t>
      </w:r>
      <w:hyperlink r:id="rId8" w:history="1">
        <w:r w:rsidR="003E6F8B">
          <w:rPr>
            <w:rStyle w:val="Hyperlink"/>
            <w:i/>
            <w:iCs/>
            <w:lang w:val="en-US"/>
          </w:rPr>
          <w:t>Official CPD V4.</w:t>
        </w:r>
        <w:r w:rsidR="003E6F8B">
          <w:rPr>
            <w:rStyle w:val="Hyperlink"/>
            <w:i/>
            <w:iCs/>
            <w:lang w:val="en-US"/>
          </w:rPr>
          <w:t>6</w:t>
        </w:r>
        <w:r w:rsidR="003E6F8B">
          <w:rPr>
            <w:rStyle w:val="Hyperlink"/>
            <w:i/>
            <w:iCs/>
            <w:lang w:val="en-US"/>
          </w:rPr>
          <w:t xml:space="preserve"> docum</w:t>
        </w:r>
        <w:r w:rsidR="003E6F8B">
          <w:rPr>
            <w:rStyle w:val="Hyperlink"/>
            <w:i/>
            <w:iCs/>
            <w:lang w:val="en-US"/>
          </w:rPr>
          <w:t>e</w:t>
        </w:r>
        <w:r w:rsidR="003E6F8B">
          <w:rPr>
            <w:rStyle w:val="Hyperlink"/>
            <w:i/>
            <w:iCs/>
            <w:lang w:val="en-US"/>
          </w:rPr>
          <w:t>ntation</w:t>
        </w:r>
      </w:hyperlink>
      <w:r w:rsidRPr="003629E0">
        <w:rPr>
          <w:i/>
          <w:iCs/>
          <w:lang w:val="en-US"/>
        </w:rPr>
        <w:t>.</w:t>
      </w:r>
      <w:r w:rsidR="00E426A0" w:rsidRPr="003629E0">
        <w:rPr>
          <w:i/>
          <w:iCs/>
          <w:lang w:val="en-US"/>
        </w:rPr>
        <w:br w:type="page"/>
      </w:r>
    </w:p>
    <w:sdt>
      <w:sdtPr>
        <w:rPr>
          <w:rFonts w:ascii="Times New Roman" w:eastAsia="Times New Roman" w:hAnsi="Times New Roman" w:cs="Times New Roman"/>
          <w:b w:val="0"/>
          <w:bCs w:val="0"/>
          <w:color w:val="auto"/>
          <w:sz w:val="24"/>
          <w:szCs w:val="24"/>
          <w:lang w:val="en-IN" w:eastAsia="en-GB"/>
        </w:rPr>
        <w:id w:val="-1071267693"/>
        <w:docPartObj>
          <w:docPartGallery w:val="Table of Contents"/>
          <w:docPartUnique/>
        </w:docPartObj>
      </w:sdtPr>
      <w:sdtEndPr>
        <w:rPr>
          <w:noProof/>
        </w:rPr>
      </w:sdtEndPr>
      <w:sdtContent>
        <w:p w14:paraId="13149D45" w14:textId="77777777" w:rsidR="00E426A0" w:rsidRPr="003629E0" w:rsidRDefault="00E426A0">
          <w:pPr>
            <w:pStyle w:val="TOCHeading"/>
            <w:rPr>
              <w:rStyle w:val="Heading1Char"/>
            </w:rPr>
          </w:pPr>
          <w:r w:rsidRPr="003629E0">
            <w:rPr>
              <w:rStyle w:val="Heading1Char"/>
            </w:rPr>
            <w:t>Table of Contents</w:t>
          </w:r>
        </w:p>
        <w:p w14:paraId="72BD1D92" w14:textId="65FBB9DF" w:rsidR="00256EB9" w:rsidRDefault="00E426A0">
          <w:pPr>
            <w:pStyle w:val="TOC1"/>
            <w:tabs>
              <w:tab w:val="left" w:pos="480"/>
              <w:tab w:val="right" w:leader="dot" w:pos="9016"/>
            </w:tabs>
            <w:rPr>
              <w:rFonts w:eastAsiaTheme="minorEastAsia" w:cstheme="minorBidi"/>
              <w:b w:val="0"/>
              <w:bCs w:val="0"/>
              <w:i w:val="0"/>
              <w:iCs w:val="0"/>
              <w:noProof/>
              <w:lang w:val="en-IN" w:eastAsia="en-GB"/>
            </w:rPr>
          </w:pPr>
          <w:r w:rsidRPr="003629E0">
            <w:rPr>
              <w:b w:val="0"/>
              <w:bCs w:val="0"/>
            </w:rPr>
            <w:fldChar w:fldCharType="begin"/>
          </w:r>
          <w:r w:rsidRPr="003629E0">
            <w:instrText xml:space="preserve"> TOC \o "1-3" \h \z \u </w:instrText>
          </w:r>
          <w:r w:rsidRPr="003629E0">
            <w:rPr>
              <w:b w:val="0"/>
              <w:bCs w:val="0"/>
            </w:rPr>
            <w:fldChar w:fldCharType="separate"/>
          </w:r>
          <w:hyperlink w:anchor="_Toc123300962" w:history="1">
            <w:r w:rsidR="00256EB9" w:rsidRPr="009368BE">
              <w:rPr>
                <w:rStyle w:val="Hyperlink"/>
                <w:noProof/>
              </w:rPr>
              <w:t>1</w:t>
            </w:r>
            <w:r w:rsidR="00256EB9">
              <w:rPr>
                <w:rFonts w:eastAsiaTheme="minorEastAsia" w:cstheme="minorBidi"/>
                <w:b w:val="0"/>
                <w:bCs w:val="0"/>
                <w:i w:val="0"/>
                <w:iCs w:val="0"/>
                <w:noProof/>
                <w:lang w:val="en-IN" w:eastAsia="en-GB"/>
              </w:rPr>
              <w:tab/>
            </w:r>
            <w:r w:rsidR="00256EB9" w:rsidRPr="009368BE">
              <w:rPr>
                <w:rStyle w:val="Hyperlink"/>
                <w:noProof/>
              </w:rPr>
              <w:t>Introduction</w:t>
            </w:r>
            <w:r w:rsidR="00256EB9">
              <w:rPr>
                <w:noProof/>
                <w:webHidden/>
              </w:rPr>
              <w:tab/>
            </w:r>
            <w:r w:rsidR="00256EB9">
              <w:rPr>
                <w:noProof/>
                <w:webHidden/>
              </w:rPr>
              <w:fldChar w:fldCharType="begin"/>
            </w:r>
            <w:r w:rsidR="00256EB9">
              <w:rPr>
                <w:noProof/>
                <w:webHidden/>
              </w:rPr>
              <w:instrText xml:space="preserve"> PAGEREF _Toc123300962 \h </w:instrText>
            </w:r>
            <w:r w:rsidR="00256EB9">
              <w:rPr>
                <w:noProof/>
                <w:webHidden/>
              </w:rPr>
            </w:r>
            <w:r w:rsidR="00256EB9">
              <w:rPr>
                <w:noProof/>
                <w:webHidden/>
              </w:rPr>
              <w:fldChar w:fldCharType="separate"/>
            </w:r>
            <w:r w:rsidR="00256EB9">
              <w:rPr>
                <w:noProof/>
                <w:webHidden/>
              </w:rPr>
              <w:t>4</w:t>
            </w:r>
            <w:r w:rsidR="00256EB9">
              <w:rPr>
                <w:noProof/>
                <w:webHidden/>
              </w:rPr>
              <w:fldChar w:fldCharType="end"/>
            </w:r>
          </w:hyperlink>
        </w:p>
        <w:p w14:paraId="5C245F27" w14:textId="512FD29A" w:rsidR="00256EB9" w:rsidRDefault="00256EB9">
          <w:pPr>
            <w:pStyle w:val="TOC1"/>
            <w:tabs>
              <w:tab w:val="left" w:pos="480"/>
              <w:tab w:val="right" w:leader="dot" w:pos="9016"/>
            </w:tabs>
            <w:rPr>
              <w:rFonts w:eastAsiaTheme="minorEastAsia" w:cstheme="minorBidi"/>
              <w:b w:val="0"/>
              <w:bCs w:val="0"/>
              <w:i w:val="0"/>
              <w:iCs w:val="0"/>
              <w:noProof/>
              <w:lang w:val="en-IN" w:eastAsia="en-GB"/>
            </w:rPr>
          </w:pPr>
          <w:hyperlink w:anchor="_Toc123300963" w:history="1">
            <w:r w:rsidRPr="009368BE">
              <w:rPr>
                <w:rStyle w:val="Hyperlink"/>
                <w:noProof/>
              </w:rPr>
              <w:t>2</w:t>
            </w:r>
            <w:r>
              <w:rPr>
                <w:rFonts w:eastAsiaTheme="minorEastAsia" w:cstheme="minorBidi"/>
                <w:b w:val="0"/>
                <w:bCs w:val="0"/>
                <w:i w:val="0"/>
                <w:iCs w:val="0"/>
                <w:noProof/>
                <w:lang w:val="en-IN" w:eastAsia="en-GB"/>
              </w:rPr>
              <w:tab/>
            </w:r>
            <w:r w:rsidRPr="009368BE">
              <w:rPr>
                <w:rStyle w:val="Hyperlink"/>
                <w:noProof/>
              </w:rPr>
              <w:t>Preparation</w:t>
            </w:r>
            <w:r>
              <w:rPr>
                <w:noProof/>
                <w:webHidden/>
              </w:rPr>
              <w:tab/>
            </w:r>
            <w:r>
              <w:rPr>
                <w:noProof/>
                <w:webHidden/>
              </w:rPr>
              <w:fldChar w:fldCharType="begin"/>
            </w:r>
            <w:r>
              <w:rPr>
                <w:noProof/>
                <w:webHidden/>
              </w:rPr>
              <w:instrText xml:space="preserve"> PAGEREF _Toc123300963 \h </w:instrText>
            </w:r>
            <w:r>
              <w:rPr>
                <w:noProof/>
                <w:webHidden/>
              </w:rPr>
            </w:r>
            <w:r>
              <w:rPr>
                <w:noProof/>
                <w:webHidden/>
              </w:rPr>
              <w:fldChar w:fldCharType="separate"/>
            </w:r>
            <w:r>
              <w:rPr>
                <w:noProof/>
                <w:webHidden/>
              </w:rPr>
              <w:t>5</w:t>
            </w:r>
            <w:r>
              <w:rPr>
                <w:noProof/>
                <w:webHidden/>
              </w:rPr>
              <w:fldChar w:fldCharType="end"/>
            </w:r>
          </w:hyperlink>
        </w:p>
        <w:p w14:paraId="7A633168" w14:textId="626BE773" w:rsidR="00256EB9" w:rsidRDefault="00256EB9">
          <w:pPr>
            <w:pStyle w:val="TOC2"/>
            <w:tabs>
              <w:tab w:val="left" w:pos="960"/>
              <w:tab w:val="right" w:leader="dot" w:pos="9016"/>
            </w:tabs>
            <w:rPr>
              <w:rFonts w:eastAsiaTheme="minorEastAsia" w:cstheme="minorBidi"/>
              <w:b w:val="0"/>
              <w:bCs w:val="0"/>
              <w:noProof/>
              <w:sz w:val="24"/>
              <w:szCs w:val="24"/>
              <w:lang w:val="en-IN" w:eastAsia="en-GB"/>
            </w:rPr>
          </w:pPr>
          <w:hyperlink w:anchor="_Toc123300964" w:history="1">
            <w:r w:rsidRPr="009368BE">
              <w:rPr>
                <w:rStyle w:val="Hyperlink"/>
                <w:noProof/>
              </w:rPr>
              <w:t>2.1</w:t>
            </w:r>
            <w:r>
              <w:rPr>
                <w:rFonts w:eastAsiaTheme="minorEastAsia" w:cstheme="minorBidi"/>
                <w:b w:val="0"/>
                <w:bCs w:val="0"/>
                <w:noProof/>
                <w:sz w:val="24"/>
                <w:szCs w:val="24"/>
                <w:lang w:val="en-IN" w:eastAsia="en-GB"/>
              </w:rPr>
              <w:tab/>
            </w:r>
            <w:r w:rsidRPr="009368BE">
              <w:rPr>
                <w:rStyle w:val="Hyperlink"/>
                <w:noProof/>
              </w:rPr>
              <w:t>Creating your personal user account</w:t>
            </w:r>
            <w:r>
              <w:rPr>
                <w:noProof/>
                <w:webHidden/>
              </w:rPr>
              <w:tab/>
            </w:r>
            <w:r>
              <w:rPr>
                <w:noProof/>
                <w:webHidden/>
              </w:rPr>
              <w:fldChar w:fldCharType="begin"/>
            </w:r>
            <w:r>
              <w:rPr>
                <w:noProof/>
                <w:webHidden/>
              </w:rPr>
              <w:instrText xml:space="preserve"> PAGEREF _Toc123300964 \h </w:instrText>
            </w:r>
            <w:r>
              <w:rPr>
                <w:noProof/>
                <w:webHidden/>
              </w:rPr>
            </w:r>
            <w:r>
              <w:rPr>
                <w:noProof/>
                <w:webHidden/>
              </w:rPr>
              <w:fldChar w:fldCharType="separate"/>
            </w:r>
            <w:r>
              <w:rPr>
                <w:noProof/>
                <w:webHidden/>
              </w:rPr>
              <w:t>5</w:t>
            </w:r>
            <w:r>
              <w:rPr>
                <w:noProof/>
                <w:webHidden/>
              </w:rPr>
              <w:fldChar w:fldCharType="end"/>
            </w:r>
          </w:hyperlink>
        </w:p>
        <w:p w14:paraId="4A6B659B" w14:textId="3C3AEDB8" w:rsidR="00256EB9" w:rsidRDefault="00256EB9">
          <w:pPr>
            <w:pStyle w:val="TOC2"/>
            <w:tabs>
              <w:tab w:val="left" w:pos="960"/>
              <w:tab w:val="right" w:leader="dot" w:pos="9016"/>
            </w:tabs>
            <w:rPr>
              <w:rFonts w:eastAsiaTheme="minorEastAsia" w:cstheme="minorBidi"/>
              <w:b w:val="0"/>
              <w:bCs w:val="0"/>
              <w:noProof/>
              <w:sz w:val="24"/>
              <w:szCs w:val="24"/>
              <w:lang w:val="en-IN" w:eastAsia="en-GB"/>
            </w:rPr>
          </w:pPr>
          <w:hyperlink w:anchor="_Toc123300965" w:history="1">
            <w:r w:rsidRPr="009368BE">
              <w:rPr>
                <w:rStyle w:val="Hyperlink"/>
                <w:noProof/>
              </w:rPr>
              <w:t>2.2</w:t>
            </w:r>
            <w:r>
              <w:rPr>
                <w:rFonts w:eastAsiaTheme="minorEastAsia" w:cstheme="minorBidi"/>
                <w:b w:val="0"/>
                <w:bCs w:val="0"/>
                <w:noProof/>
                <w:sz w:val="24"/>
                <w:szCs w:val="24"/>
                <w:lang w:val="en-IN" w:eastAsia="en-GB"/>
              </w:rPr>
              <w:tab/>
            </w:r>
            <w:r w:rsidRPr="009368BE">
              <w:rPr>
                <w:rStyle w:val="Hyperlink"/>
                <w:noProof/>
              </w:rPr>
              <w:t>Adjusting the default catalog permissions</w:t>
            </w:r>
            <w:r>
              <w:rPr>
                <w:noProof/>
                <w:webHidden/>
              </w:rPr>
              <w:tab/>
            </w:r>
            <w:r>
              <w:rPr>
                <w:noProof/>
                <w:webHidden/>
              </w:rPr>
              <w:fldChar w:fldCharType="begin"/>
            </w:r>
            <w:r>
              <w:rPr>
                <w:noProof/>
                <w:webHidden/>
              </w:rPr>
              <w:instrText xml:space="preserve"> PAGEREF _Toc123300965 \h </w:instrText>
            </w:r>
            <w:r>
              <w:rPr>
                <w:noProof/>
                <w:webHidden/>
              </w:rPr>
            </w:r>
            <w:r>
              <w:rPr>
                <w:noProof/>
                <w:webHidden/>
              </w:rPr>
              <w:fldChar w:fldCharType="separate"/>
            </w:r>
            <w:r>
              <w:rPr>
                <w:noProof/>
                <w:webHidden/>
              </w:rPr>
              <w:t>5</w:t>
            </w:r>
            <w:r>
              <w:rPr>
                <w:noProof/>
                <w:webHidden/>
              </w:rPr>
              <w:fldChar w:fldCharType="end"/>
            </w:r>
          </w:hyperlink>
        </w:p>
        <w:p w14:paraId="1525CAD8" w14:textId="08324322" w:rsidR="00256EB9" w:rsidRDefault="00256EB9">
          <w:pPr>
            <w:pStyle w:val="TOC2"/>
            <w:tabs>
              <w:tab w:val="left" w:pos="960"/>
              <w:tab w:val="right" w:leader="dot" w:pos="9016"/>
            </w:tabs>
            <w:rPr>
              <w:rFonts w:eastAsiaTheme="minorEastAsia" w:cstheme="minorBidi"/>
              <w:b w:val="0"/>
              <w:bCs w:val="0"/>
              <w:noProof/>
              <w:sz w:val="24"/>
              <w:szCs w:val="24"/>
              <w:lang w:val="en-IN" w:eastAsia="en-GB"/>
            </w:rPr>
          </w:pPr>
          <w:hyperlink w:anchor="_Toc123300966" w:history="1">
            <w:r w:rsidRPr="009368BE">
              <w:rPr>
                <w:rStyle w:val="Hyperlink"/>
                <w:noProof/>
              </w:rPr>
              <w:t>2.3</w:t>
            </w:r>
            <w:r>
              <w:rPr>
                <w:rFonts w:eastAsiaTheme="minorEastAsia" w:cstheme="minorBidi"/>
                <w:b w:val="0"/>
                <w:bCs w:val="0"/>
                <w:noProof/>
                <w:sz w:val="24"/>
                <w:szCs w:val="24"/>
                <w:lang w:val="en-IN" w:eastAsia="en-GB"/>
              </w:rPr>
              <w:tab/>
            </w:r>
            <w:r w:rsidRPr="009368BE">
              <w:rPr>
                <w:rStyle w:val="Hyperlink"/>
                <w:noProof/>
              </w:rPr>
              <w:t>Adjusting the platform connections permissions</w:t>
            </w:r>
            <w:r>
              <w:rPr>
                <w:noProof/>
                <w:webHidden/>
              </w:rPr>
              <w:tab/>
            </w:r>
            <w:r>
              <w:rPr>
                <w:noProof/>
                <w:webHidden/>
              </w:rPr>
              <w:fldChar w:fldCharType="begin"/>
            </w:r>
            <w:r>
              <w:rPr>
                <w:noProof/>
                <w:webHidden/>
              </w:rPr>
              <w:instrText xml:space="preserve"> PAGEREF _Toc123300966 \h </w:instrText>
            </w:r>
            <w:r>
              <w:rPr>
                <w:noProof/>
                <w:webHidden/>
              </w:rPr>
            </w:r>
            <w:r>
              <w:rPr>
                <w:noProof/>
                <w:webHidden/>
              </w:rPr>
              <w:fldChar w:fldCharType="separate"/>
            </w:r>
            <w:r>
              <w:rPr>
                <w:noProof/>
                <w:webHidden/>
              </w:rPr>
              <w:t>6</w:t>
            </w:r>
            <w:r>
              <w:rPr>
                <w:noProof/>
                <w:webHidden/>
              </w:rPr>
              <w:fldChar w:fldCharType="end"/>
            </w:r>
          </w:hyperlink>
        </w:p>
        <w:p w14:paraId="65E38AA5" w14:textId="475F9C92" w:rsidR="00256EB9" w:rsidRDefault="00256EB9">
          <w:pPr>
            <w:pStyle w:val="TOC2"/>
            <w:tabs>
              <w:tab w:val="left" w:pos="960"/>
              <w:tab w:val="right" w:leader="dot" w:pos="9016"/>
            </w:tabs>
            <w:rPr>
              <w:rFonts w:eastAsiaTheme="minorEastAsia" w:cstheme="minorBidi"/>
              <w:b w:val="0"/>
              <w:bCs w:val="0"/>
              <w:noProof/>
              <w:sz w:val="24"/>
              <w:szCs w:val="24"/>
              <w:lang w:val="en-IN" w:eastAsia="en-GB"/>
            </w:rPr>
          </w:pPr>
          <w:hyperlink w:anchor="_Toc123300967" w:history="1">
            <w:r w:rsidRPr="009368BE">
              <w:rPr>
                <w:rStyle w:val="Hyperlink"/>
                <w:noProof/>
              </w:rPr>
              <w:t>2.4</w:t>
            </w:r>
            <w:r>
              <w:rPr>
                <w:rFonts w:eastAsiaTheme="minorEastAsia" w:cstheme="minorBidi"/>
                <w:b w:val="0"/>
                <w:bCs w:val="0"/>
                <w:noProof/>
                <w:sz w:val="24"/>
                <w:szCs w:val="24"/>
                <w:lang w:val="en-IN" w:eastAsia="en-GB"/>
              </w:rPr>
              <w:tab/>
            </w:r>
            <w:r w:rsidRPr="009368BE">
              <w:rPr>
                <w:rStyle w:val="Hyperlink"/>
                <w:noProof/>
              </w:rPr>
              <w:t>Downloading the workshop data</w:t>
            </w:r>
            <w:r>
              <w:rPr>
                <w:noProof/>
                <w:webHidden/>
              </w:rPr>
              <w:tab/>
            </w:r>
            <w:r>
              <w:rPr>
                <w:noProof/>
                <w:webHidden/>
              </w:rPr>
              <w:fldChar w:fldCharType="begin"/>
            </w:r>
            <w:r>
              <w:rPr>
                <w:noProof/>
                <w:webHidden/>
              </w:rPr>
              <w:instrText xml:space="preserve"> PAGEREF _Toc123300967 \h </w:instrText>
            </w:r>
            <w:r>
              <w:rPr>
                <w:noProof/>
                <w:webHidden/>
              </w:rPr>
            </w:r>
            <w:r>
              <w:rPr>
                <w:noProof/>
                <w:webHidden/>
              </w:rPr>
              <w:fldChar w:fldCharType="separate"/>
            </w:r>
            <w:r>
              <w:rPr>
                <w:noProof/>
                <w:webHidden/>
              </w:rPr>
              <w:t>6</w:t>
            </w:r>
            <w:r>
              <w:rPr>
                <w:noProof/>
                <w:webHidden/>
              </w:rPr>
              <w:fldChar w:fldCharType="end"/>
            </w:r>
          </w:hyperlink>
        </w:p>
        <w:p w14:paraId="654AD566" w14:textId="08A7E3BE" w:rsidR="00256EB9" w:rsidRDefault="00256EB9">
          <w:pPr>
            <w:pStyle w:val="TOC1"/>
            <w:tabs>
              <w:tab w:val="left" w:pos="480"/>
              <w:tab w:val="right" w:leader="dot" w:pos="9016"/>
            </w:tabs>
            <w:rPr>
              <w:rFonts w:eastAsiaTheme="minorEastAsia" w:cstheme="minorBidi"/>
              <w:b w:val="0"/>
              <w:bCs w:val="0"/>
              <w:i w:val="0"/>
              <w:iCs w:val="0"/>
              <w:noProof/>
              <w:lang w:val="en-IN" w:eastAsia="en-GB"/>
            </w:rPr>
          </w:pPr>
          <w:hyperlink w:anchor="_Toc123300968" w:history="1">
            <w:r w:rsidRPr="009368BE">
              <w:rPr>
                <w:rStyle w:val="Hyperlink"/>
                <w:noProof/>
              </w:rPr>
              <w:t>3</w:t>
            </w:r>
            <w:r>
              <w:rPr>
                <w:rFonts w:eastAsiaTheme="minorEastAsia" w:cstheme="minorBidi"/>
                <w:b w:val="0"/>
                <w:bCs w:val="0"/>
                <w:i w:val="0"/>
                <w:iCs w:val="0"/>
                <w:noProof/>
                <w:lang w:val="en-IN" w:eastAsia="en-GB"/>
              </w:rPr>
              <w:tab/>
            </w:r>
            <w:r w:rsidRPr="009368BE">
              <w:rPr>
                <w:rStyle w:val="Hyperlink"/>
                <w:noProof/>
              </w:rPr>
              <w:t>Creating governance artifacts</w:t>
            </w:r>
            <w:r>
              <w:rPr>
                <w:noProof/>
                <w:webHidden/>
              </w:rPr>
              <w:tab/>
            </w:r>
            <w:r>
              <w:rPr>
                <w:noProof/>
                <w:webHidden/>
              </w:rPr>
              <w:fldChar w:fldCharType="begin"/>
            </w:r>
            <w:r>
              <w:rPr>
                <w:noProof/>
                <w:webHidden/>
              </w:rPr>
              <w:instrText xml:space="preserve"> PAGEREF _Toc123300968 \h </w:instrText>
            </w:r>
            <w:r>
              <w:rPr>
                <w:noProof/>
                <w:webHidden/>
              </w:rPr>
            </w:r>
            <w:r>
              <w:rPr>
                <w:noProof/>
                <w:webHidden/>
              </w:rPr>
              <w:fldChar w:fldCharType="separate"/>
            </w:r>
            <w:r>
              <w:rPr>
                <w:noProof/>
                <w:webHidden/>
              </w:rPr>
              <w:t>7</w:t>
            </w:r>
            <w:r>
              <w:rPr>
                <w:noProof/>
                <w:webHidden/>
              </w:rPr>
              <w:fldChar w:fldCharType="end"/>
            </w:r>
          </w:hyperlink>
        </w:p>
        <w:p w14:paraId="02E994C2" w14:textId="3A5F8F56" w:rsidR="00256EB9" w:rsidRDefault="00256EB9">
          <w:pPr>
            <w:pStyle w:val="TOC2"/>
            <w:tabs>
              <w:tab w:val="left" w:pos="960"/>
              <w:tab w:val="right" w:leader="dot" w:pos="9016"/>
            </w:tabs>
            <w:rPr>
              <w:rFonts w:eastAsiaTheme="minorEastAsia" w:cstheme="minorBidi"/>
              <w:b w:val="0"/>
              <w:bCs w:val="0"/>
              <w:noProof/>
              <w:sz w:val="24"/>
              <w:szCs w:val="24"/>
              <w:lang w:val="en-IN" w:eastAsia="en-GB"/>
            </w:rPr>
          </w:pPr>
          <w:hyperlink w:anchor="_Toc123300969" w:history="1">
            <w:r w:rsidRPr="009368BE">
              <w:rPr>
                <w:rStyle w:val="Hyperlink"/>
                <w:noProof/>
              </w:rPr>
              <w:t>3.1</w:t>
            </w:r>
            <w:r>
              <w:rPr>
                <w:rFonts w:eastAsiaTheme="minorEastAsia" w:cstheme="minorBidi"/>
                <w:b w:val="0"/>
                <w:bCs w:val="0"/>
                <w:noProof/>
                <w:sz w:val="24"/>
                <w:szCs w:val="24"/>
                <w:lang w:val="en-IN" w:eastAsia="en-GB"/>
              </w:rPr>
              <w:tab/>
            </w:r>
            <w:r w:rsidRPr="009368BE">
              <w:rPr>
                <w:rStyle w:val="Hyperlink"/>
                <w:noProof/>
              </w:rPr>
              <w:t>Governing artifacts with workflows</w:t>
            </w:r>
            <w:r>
              <w:rPr>
                <w:noProof/>
                <w:webHidden/>
              </w:rPr>
              <w:tab/>
            </w:r>
            <w:r>
              <w:rPr>
                <w:noProof/>
                <w:webHidden/>
              </w:rPr>
              <w:fldChar w:fldCharType="begin"/>
            </w:r>
            <w:r>
              <w:rPr>
                <w:noProof/>
                <w:webHidden/>
              </w:rPr>
              <w:instrText xml:space="preserve"> PAGEREF _Toc123300969 \h </w:instrText>
            </w:r>
            <w:r>
              <w:rPr>
                <w:noProof/>
                <w:webHidden/>
              </w:rPr>
            </w:r>
            <w:r>
              <w:rPr>
                <w:noProof/>
                <w:webHidden/>
              </w:rPr>
              <w:fldChar w:fldCharType="separate"/>
            </w:r>
            <w:r>
              <w:rPr>
                <w:noProof/>
                <w:webHidden/>
              </w:rPr>
              <w:t>7</w:t>
            </w:r>
            <w:r>
              <w:rPr>
                <w:noProof/>
                <w:webHidden/>
              </w:rPr>
              <w:fldChar w:fldCharType="end"/>
            </w:r>
          </w:hyperlink>
        </w:p>
        <w:p w14:paraId="55FC7CC4" w14:textId="4A1A703A"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70" w:history="1">
            <w:r w:rsidRPr="009368BE">
              <w:rPr>
                <w:rStyle w:val="Hyperlink"/>
                <w:noProof/>
              </w:rPr>
              <w:t>3.1.1</w:t>
            </w:r>
            <w:r>
              <w:rPr>
                <w:rFonts w:eastAsiaTheme="minorEastAsia" w:cstheme="minorBidi"/>
                <w:noProof/>
                <w:sz w:val="24"/>
                <w:szCs w:val="24"/>
                <w:lang w:val="en-IN" w:eastAsia="en-GB"/>
              </w:rPr>
              <w:tab/>
            </w:r>
            <w:r w:rsidRPr="009368BE">
              <w:rPr>
                <w:rStyle w:val="Hyperlink"/>
                <w:noProof/>
              </w:rPr>
              <w:t>Creating governance workflows</w:t>
            </w:r>
            <w:r>
              <w:rPr>
                <w:noProof/>
                <w:webHidden/>
              </w:rPr>
              <w:tab/>
            </w:r>
            <w:r>
              <w:rPr>
                <w:noProof/>
                <w:webHidden/>
              </w:rPr>
              <w:fldChar w:fldCharType="begin"/>
            </w:r>
            <w:r>
              <w:rPr>
                <w:noProof/>
                <w:webHidden/>
              </w:rPr>
              <w:instrText xml:space="preserve"> PAGEREF _Toc123300970 \h </w:instrText>
            </w:r>
            <w:r>
              <w:rPr>
                <w:noProof/>
                <w:webHidden/>
              </w:rPr>
            </w:r>
            <w:r>
              <w:rPr>
                <w:noProof/>
                <w:webHidden/>
              </w:rPr>
              <w:fldChar w:fldCharType="separate"/>
            </w:r>
            <w:r>
              <w:rPr>
                <w:noProof/>
                <w:webHidden/>
              </w:rPr>
              <w:t>7</w:t>
            </w:r>
            <w:r>
              <w:rPr>
                <w:noProof/>
                <w:webHidden/>
              </w:rPr>
              <w:fldChar w:fldCharType="end"/>
            </w:r>
          </w:hyperlink>
        </w:p>
        <w:p w14:paraId="524B3E13" w14:textId="29D566A9"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71" w:history="1">
            <w:r w:rsidRPr="009368BE">
              <w:rPr>
                <w:rStyle w:val="Hyperlink"/>
                <w:noProof/>
              </w:rPr>
              <w:t>3.1.2</w:t>
            </w:r>
            <w:r>
              <w:rPr>
                <w:rFonts w:eastAsiaTheme="minorEastAsia" w:cstheme="minorBidi"/>
                <w:noProof/>
                <w:sz w:val="24"/>
                <w:szCs w:val="24"/>
                <w:lang w:val="en-IN" w:eastAsia="en-GB"/>
              </w:rPr>
              <w:tab/>
            </w:r>
            <w:r w:rsidRPr="009368BE">
              <w:rPr>
                <w:rStyle w:val="Hyperlink"/>
                <w:noProof/>
              </w:rPr>
              <w:t>Testing the governance workflow</w:t>
            </w:r>
            <w:r>
              <w:rPr>
                <w:noProof/>
                <w:webHidden/>
              </w:rPr>
              <w:tab/>
            </w:r>
            <w:r>
              <w:rPr>
                <w:noProof/>
                <w:webHidden/>
              </w:rPr>
              <w:fldChar w:fldCharType="begin"/>
            </w:r>
            <w:r>
              <w:rPr>
                <w:noProof/>
                <w:webHidden/>
              </w:rPr>
              <w:instrText xml:space="preserve"> PAGEREF _Toc123300971 \h </w:instrText>
            </w:r>
            <w:r>
              <w:rPr>
                <w:noProof/>
                <w:webHidden/>
              </w:rPr>
            </w:r>
            <w:r>
              <w:rPr>
                <w:noProof/>
                <w:webHidden/>
              </w:rPr>
              <w:fldChar w:fldCharType="separate"/>
            </w:r>
            <w:r>
              <w:rPr>
                <w:noProof/>
                <w:webHidden/>
              </w:rPr>
              <w:t>8</w:t>
            </w:r>
            <w:r>
              <w:rPr>
                <w:noProof/>
                <w:webHidden/>
              </w:rPr>
              <w:fldChar w:fldCharType="end"/>
            </w:r>
          </w:hyperlink>
        </w:p>
        <w:p w14:paraId="2B994BB3" w14:textId="5F54D0A8"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72" w:history="1">
            <w:r w:rsidRPr="009368BE">
              <w:rPr>
                <w:rStyle w:val="Hyperlink"/>
                <w:noProof/>
              </w:rPr>
              <w:t>3.1.3</w:t>
            </w:r>
            <w:r>
              <w:rPr>
                <w:rFonts w:eastAsiaTheme="minorEastAsia" w:cstheme="minorBidi"/>
                <w:noProof/>
                <w:sz w:val="24"/>
                <w:szCs w:val="24"/>
                <w:lang w:val="en-IN" w:eastAsia="en-GB"/>
              </w:rPr>
              <w:tab/>
            </w:r>
            <w:r w:rsidRPr="009368BE">
              <w:rPr>
                <w:rStyle w:val="Hyperlink"/>
                <w:noProof/>
              </w:rPr>
              <w:t>Deleting the newly created business term</w:t>
            </w:r>
            <w:r>
              <w:rPr>
                <w:noProof/>
                <w:webHidden/>
              </w:rPr>
              <w:tab/>
            </w:r>
            <w:r>
              <w:rPr>
                <w:noProof/>
                <w:webHidden/>
              </w:rPr>
              <w:fldChar w:fldCharType="begin"/>
            </w:r>
            <w:r>
              <w:rPr>
                <w:noProof/>
                <w:webHidden/>
              </w:rPr>
              <w:instrText xml:space="preserve"> PAGEREF _Toc123300972 \h </w:instrText>
            </w:r>
            <w:r>
              <w:rPr>
                <w:noProof/>
                <w:webHidden/>
              </w:rPr>
            </w:r>
            <w:r>
              <w:rPr>
                <w:noProof/>
                <w:webHidden/>
              </w:rPr>
              <w:fldChar w:fldCharType="separate"/>
            </w:r>
            <w:r>
              <w:rPr>
                <w:noProof/>
                <w:webHidden/>
              </w:rPr>
              <w:t>8</w:t>
            </w:r>
            <w:r>
              <w:rPr>
                <w:noProof/>
                <w:webHidden/>
              </w:rPr>
              <w:fldChar w:fldCharType="end"/>
            </w:r>
          </w:hyperlink>
        </w:p>
        <w:p w14:paraId="32F9E1FA" w14:textId="4245A3CB"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73" w:history="1">
            <w:r w:rsidRPr="009368BE">
              <w:rPr>
                <w:rStyle w:val="Hyperlink"/>
                <w:noProof/>
              </w:rPr>
              <w:t>3.1.4</w:t>
            </w:r>
            <w:r>
              <w:rPr>
                <w:rFonts w:eastAsiaTheme="minorEastAsia" w:cstheme="minorBidi"/>
                <w:noProof/>
                <w:sz w:val="24"/>
                <w:szCs w:val="24"/>
                <w:lang w:val="en-IN" w:eastAsia="en-GB"/>
              </w:rPr>
              <w:tab/>
            </w:r>
            <w:r w:rsidRPr="009368BE">
              <w:rPr>
                <w:rStyle w:val="Hyperlink"/>
                <w:noProof/>
              </w:rPr>
              <w:t>Disabling the workflow</w:t>
            </w:r>
            <w:r>
              <w:rPr>
                <w:noProof/>
                <w:webHidden/>
              </w:rPr>
              <w:tab/>
            </w:r>
            <w:r>
              <w:rPr>
                <w:noProof/>
                <w:webHidden/>
              </w:rPr>
              <w:fldChar w:fldCharType="begin"/>
            </w:r>
            <w:r>
              <w:rPr>
                <w:noProof/>
                <w:webHidden/>
              </w:rPr>
              <w:instrText xml:space="preserve"> PAGEREF _Toc123300973 \h </w:instrText>
            </w:r>
            <w:r>
              <w:rPr>
                <w:noProof/>
                <w:webHidden/>
              </w:rPr>
            </w:r>
            <w:r>
              <w:rPr>
                <w:noProof/>
                <w:webHidden/>
              </w:rPr>
              <w:fldChar w:fldCharType="separate"/>
            </w:r>
            <w:r>
              <w:rPr>
                <w:noProof/>
                <w:webHidden/>
              </w:rPr>
              <w:t>9</w:t>
            </w:r>
            <w:r>
              <w:rPr>
                <w:noProof/>
                <w:webHidden/>
              </w:rPr>
              <w:fldChar w:fldCharType="end"/>
            </w:r>
          </w:hyperlink>
        </w:p>
        <w:p w14:paraId="375F0664" w14:textId="330BF9BE" w:rsidR="00256EB9" w:rsidRDefault="00256EB9">
          <w:pPr>
            <w:pStyle w:val="TOC2"/>
            <w:tabs>
              <w:tab w:val="left" w:pos="960"/>
              <w:tab w:val="right" w:leader="dot" w:pos="9016"/>
            </w:tabs>
            <w:rPr>
              <w:rFonts w:eastAsiaTheme="minorEastAsia" w:cstheme="minorBidi"/>
              <w:b w:val="0"/>
              <w:bCs w:val="0"/>
              <w:noProof/>
              <w:sz w:val="24"/>
              <w:szCs w:val="24"/>
              <w:lang w:val="en-IN" w:eastAsia="en-GB"/>
            </w:rPr>
          </w:pPr>
          <w:hyperlink w:anchor="_Toc123300974" w:history="1">
            <w:r w:rsidRPr="009368BE">
              <w:rPr>
                <w:rStyle w:val="Hyperlink"/>
                <w:noProof/>
              </w:rPr>
              <w:t>3.2</w:t>
            </w:r>
            <w:r>
              <w:rPr>
                <w:rFonts w:eastAsiaTheme="minorEastAsia" w:cstheme="minorBidi"/>
                <w:b w:val="0"/>
                <w:bCs w:val="0"/>
                <w:noProof/>
                <w:sz w:val="24"/>
                <w:szCs w:val="24"/>
                <w:lang w:val="en-IN" w:eastAsia="en-GB"/>
              </w:rPr>
              <w:tab/>
            </w:r>
            <w:r w:rsidRPr="009368BE">
              <w:rPr>
                <w:rStyle w:val="Hyperlink"/>
                <w:noProof/>
              </w:rPr>
              <w:t>Importing a business glossary</w:t>
            </w:r>
            <w:r>
              <w:rPr>
                <w:noProof/>
                <w:webHidden/>
              </w:rPr>
              <w:tab/>
            </w:r>
            <w:r>
              <w:rPr>
                <w:noProof/>
                <w:webHidden/>
              </w:rPr>
              <w:fldChar w:fldCharType="begin"/>
            </w:r>
            <w:r>
              <w:rPr>
                <w:noProof/>
                <w:webHidden/>
              </w:rPr>
              <w:instrText xml:space="preserve"> PAGEREF _Toc123300974 \h </w:instrText>
            </w:r>
            <w:r>
              <w:rPr>
                <w:noProof/>
                <w:webHidden/>
              </w:rPr>
            </w:r>
            <w:r>
              <w:rPr>
                <w:noProof/>
                <w:webHidden/>
              </w:rPr>
              <w:fldChar w:fldCharType="separate"/>
            </w:r>
            <w:r>
              <w:rPr>
                <w:noProof/>
                <w:webHidden/>
              </w:rPr>
              <w:t>9</w:t>
            </w:r>
            <w:r>
              <w:rPr>
                <w:noProof/>
                <w:webHidden/>
              </w:rPr>
              <w:fldChar w:fldCharType="end"/>
            </w:r>
          </w:hyperlink>
        </w:p>
        <w:p w14:paraId="53850A9C" w14:textId="03FE40DA"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75" w:history="1">
            <w:r w:rsidRPr="009368BE">
              <w:rPr>
                <w:rStyle w:val="Hyperlink"/>
                <w:noProof/>
              </w:rPr>
              <w:t>3.2.1</w:t>
            </w:r>
            <w:r>
              <w:rPr>
                <w:rFonts w:eastAsiaTheme="minorEastAsia" w:cstheme="minorBidi"/>
                <w:noProof/>
                <w:sz w:val="24"/>
                <w:szCs w:val="24"/>
                <w:lang w:val="en-IN" w:eastAsia="en-GB"/>
              </w:rPr>
              <w:tab/>
            </w:r>
            <w:r w:rsidRPr="009368BE">
              <w:rPr>
                <w:rStyle w:val="Hyperlink"/>
                <w:noProof/>
              </w:rPr>
              <w:t>Importing categories</w:t>
            </w:r>
            <w:r>
              <w:rPr>
                <w:noProof/>
                <w:webHidden/>
              </w:rPr>
              <w:tab/>
            </w:r>
            <w:r>
              <w:rPr>
                <w:noProof/>
                <w:webHidden/>
              </w:rPr>
              <w:fldChar w:fldCharType="begin"/>
            </w:r>
            <w:r>
              <w:rPr>
                <w:noProof/>
                <w:webHidden/>
              </w:rPr>
              <w:instrText xml:space="preserve"> PAGEREF _Toc123300975 \h </w:instrText>
            </w:r>
            <w:r>
              <w:rPr>
                <w:noProof/>
                <w:webHidden/>
              </w:rPr>
            </w:r>
            <w:r>
              <w:rPr>
                <w:noProof/>
                <w:webHidden/>
              </w:rPr>
              <w:fldChar w:fldCharType="separate"/>
            </w:r>
            <w:r>
              <w:rPr>
                <w:noProof/>
                <w:webHidden/>
              </w:rPr>
              <w:t>9</w:t>
            </w:r>
            <w:r>
              <w:rPr>
                <w:noProof/>
                <w:webHidden/>
              </w:rPr>
              <w:fldChar w:fldCharType="end"/>
            </w:r>
          </w:hyperlink>
        </w:p>
        <w:p w14:paraId="31F4EC2C" w14:textId="33449818"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76" w:history="1">
            <w:r w:rsidRPr="009368BE">
              <w:rPr>
                <w:rStyle w:val="Hyperlink"/>
                <w:noProof/>
              </w:rPr>
              <w:t>3.2.2</w:t>
            </w:r>
            <w:r>
              <w:rPr>
                <w:rFonts w:eastAsiaTheme="minorEastAsia" w:cstheme="minorBidi"/>
                <w:noProof/>
                <w:sz w:val="24"/>
                <w:szCs w:val="24"/>
                <w:lang w:val="en-IN" w:eastAsia="en-GB"/>
              </w:rPr>
              <w:tab/>
            </w:r>
            <w:r w:rsidRPr="009368BE">
              <w:rPr>
                <w:rStyle w:val="Hyperlink"/>
                <w:noProof/>
              </w:rPr>
              <w:t>Adjusting the category permissions</w:t>
            </w:r>
            <w:r>
              <w:rPr>
                <w:noProof/>
                <w:webHidden/>
              </w:rPr>
              <w:tab/>
            </w:r>
            <w:r>
              <w:rPr>
                <w:noProof/>
                <w:webHidden/>
              </w:rPr>
              <w:fldChar w:fldCharType="begin"/>
            </w:r>
            <w:r>
              <w:rPr>
                <w:noProof/>
                <w:webHidden/>
              </w:rPr>
              <w:instrText xml:space="preserve"> PAGEREF _Toc123300976 \h </w:instrText>
            </w:r>
            <w:r>
              <w:rPr>
                <w:noProof/>
                <w:webHidden/>
              </w:rPr>
            </w:r>
            <w:r>
              <w:rPr>
                <w:noProof/>
                <w:webHidden/>
              </w:rPr>
              <w:fldChar w:fldCharType="separate"/>
            </w:r>
            <w:r>
              <w:rPr>
                <w:noProof/>
                <w:webHidden/>
              </w:rPr>
              <w:t>9</w:t>
            </w:r>
            <w:r>
              <w:rPr>
                <w:noProof/>
                <w:webHidden/>
              </w:rPr>
              <w:fldChar w:fldCharType="end"/>
            </w:r>
          </w:hyperlink>
        </w:p>
        <w:p w14:paraId="1C15243C" w14:textId="7A9A4FF6"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77" w:history="1">
            <w:r w:rsidRPr="009368BE">
              <w:rPr>
                <w:rStyle w:val="Hyperlink"/>
                <w:noProof/>
              </w:rPr>
              <w:t>3.2.3</w:t>
            </w:r>
            <w:r>
              <w:rPr>
                <w:rFonts w:eastAsiaTheme="minorEastAsia" w:cstheme="minorBidi"/>
                <w:noProof/>
                <w:sz w:val="24"/>
                <w:szCs w:val="24"/>
                <w:lang w:val="en-IN" w:eastAsia="en-GB"/>
              </w:rPr>
              <w:tab/>
            </w:r>
            <w:r w:rsidRPr="009368BE">
              <w:rPr>
                <w:rStyle w:val="Hyperlink"/>
                <w:noProof/>
              </w:rPr>
              <w:t>Importing terms</w:t>
            </w:r>
            <w:r>
              <w:rPr>
                <w:noProof/>
                <w:webHidden/>
              </w:rPr>
              <w:tab/>
            </w:r>
            <w:r>
              <w:rPr>
                <w:noProof/>
                <w:webHidden/>
              </w:rPr>
              <w:fldChar w:fldCharType="begin"/>
            </w:r>
            <w:r>
              <w:rPr>
                <w:noProof/>
                <w:webHidden/>
              </w:rPr>
              <w:instrText xml:space="preserve"> PAGEREF _Toc123300977 \h </w:instrText>
            </w:r>
            <w:r>
              <w:rPr>
                <w:noProof/>
                <w:webHidden/>
              </w:rPr>
            </w:r>
            <w:r>
              <w:rPr>
                <w:noProof/>
                <w:webHidden/>
              </w:rPr>
              <w:fldChar w:fldCharType="separate"/>
            </w:r>
            <w:r>
              <w:rPr>
                <w:noProof/>
                <w:webHidden/>
              </w:rPr>
              <w:t>10</w:t>
            </w:r>
            <w:r>
              <w:rPr>
                <w:noProof/>
                <w:webHidden/>
              </w:rPr>
              <w:fldChar w:fldCharType="end"/>
            </w:r>
          </w:hyperlink>
        </w:p>
        <w:p w14:paraId="721BD9E0" w14:textId="09191986" w:rsidR="00256EB9" w:rsidRDefault="00256EB9">
          <w:pPr>
            <w:pStyle w:val="TOC2"/>
            <w:tabs>
              <w:tab w:val="left" w:pos="960"/>
              <w:tab w:val="right" w:leader="dot" w:pos="9016"/>
            </w:tabs>
            <w:rPr>
              <w:rFonts w:eastAsiaTheme="minorEastAsia" w:cstheme="minorBidi"/>
              <w:b w:val="0"/>
              <w:bCs w:val="0"/>
              <w:noProof/>
              <w:sz w:val="24"/>
              <w:szCs w:val="24"/>
              <w:lang w:val="en-IN" w:eastAsia="en-GB"/>
            </w:rPr>
          </w:pPr>
          <w:hyperlink w:anchor="_Toc123300978" w:history="1">
            <w:r w:rsidRPr="009368BE">
              <w:rPr>
                <w:rStyle w:val="Hyperlink"/>
                <w:noProof/>
              </w:rPr>
              <w:t>3.3</w:t>
            </w:r>
            <w:r>
              <w:rPr>
                <w:rFonts w:eastAsiaTheme="minorEastAsia" w:cstheme="minorBidi"/>
                <w:b w:val="0"/>
                <w:bCs w:val="0"/>
                <w:noProof/>
                <w:sz w:val="24"/>
                <w:szCs w:val="24"/>
                <w:lang w:val="en-IN" w:eastAsia="en-GB"/>
              </w:rPr>
              <w:tab/>
            </w:r>
            <w:r w:rsidRPr="009368BE">
              <w:rPr>
                <w:rStyle w:val="Hyperlink"/>
                <w:noProof/>
              </w:rPr>
              <w:t>Governing &amp; protecting data with policies &amp; rules</w:t>
            </w:r>
            <w:r>
              <w:rPr>
                <w:noProof/>
                <w:webHidden/>
              </w:rPr>
              <w:tab/>
            </w:r>
            <w:r>
              <w:rPr>
                <w:noProof/>
                <w:webHidden/>
              </w:rPr>
              <w:fldChar w:fldCharType="begin"/>
            </w:r>
            <w:r>
              <w:rPr>
                <w:noProof/>
                <w:webHidden/>
              </w:rPr>
              <w:instrText xml:space="preserve"> PAGEREF _Toc123300978 \h </w:instrText>
            </w:r>
            <w:r>
              <w:rPr>
                <w:noProof/>
                <w:webHidden/>
              </w:rPr>
            </w:r>
            <w:r>
              <w:rPr>
                <w:noProof/>
                <w:webHidden/>
              </w:rPr>
              <w:fldChar w:fldCharType="separate"/>
            </w:r>
            <w:r>
              <w:rPr>
                <w:noProof/>
                <w:webHidden/>
              </w:rPr>
              <w:t>11</w:t>
            </w:r>
            <w:r>
              <w:rPr>
                <w:noProof/>
                <w:webHidden/>
              </w:rPr>
              <w:fldChar w:fldCharType="end"/>
            </w:r>
          </w:hyperlink>
        </w:p>
        <w:p w14:paraId="31825C8A" w14:textId="2E34C0A3"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79" w:history="1">
            <w:r w:rsidRPr="009368BE">
              <w:rPr>
                <w:rStyle w:val="Hyperlink"/>
                <w:noProof/>
              </w:rPr>
              <w:t>3.3.1</w:t>
            </w:r>
            <w:r>
              <w:rPr>
                <w:rFonts w:eastAsiaTheme="minorEastAsia" w:cstheme="minorBidi"/>
                <w:noProof/>
                <w:sz w:val="24"/>
                <w:szCs w:val="24"/>
                <w:lang w:val="en-IN" w:eastAsia="en-GB"/>
              </w:rPr>
              <w:tab/>
            </w:r>
            <w:r w:rsidRPr="009368BE">
              <w:rPr>
                <w:rStyle w:val="Hyperlink"/>
                <w:noProof/>
              </w:rPr>
              <w:t>Creating a category</w:t>
            </w:r>
            <w:r>
              <w:rPr>
                <w:noProof/>
                <w:webHidden/>
              </w:rPr>
              <w:tab/>
            </w:r>
            <w:r>
              <w:rPr>
                <w:noProof/>
                <w:webHidden/>
              </w:rPr>
              <w:fldChar w:fldCharType="begin"/>
            </w:r>
            <w:r>
              <w:rPr>
                <w:noProof/>
                <w:webHidden/>
              </w:rPr>
              <w:instrText xml:space="preserve"> PAGEREF _Toc123300979 \h </w:instrText>
            </w:r>
            <w:r>
              <w:rPr>
                <w:noProof/>
                <w:webHidden/>
              </w:rPr>
            </w:r>
            <w:r>
              <w:rPr>
                <w:noProof/>
                <w:webHidden/>
              </w:rPr>
              <w:fldChar w:fldCharType="separate"/>
            </w:r>
            <w:r>
              <w:rPr>
                <w:noProof/>
                <w:webHidden/>
              </w:rPr>
              <w:t>11</w:t>
            </w:r>
            <w:r>
              <w:rPr>
                <w:noProof/>
                <w:webHidden/>
              </w:rPr>
              <w:fldChar w:fldCharType="end"/>
            </w:r>
          </w:hyperlink>
        </w:p>
        <w:p w14:paraId="7124DED7" w14:textId="18DF36CA"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80" w:history="1">
            <w:r w:rsidRPr="009368BE">
              <w:rPr>
                <w:rStyle w:val="Hyperlink"/>
                <w:noProof/>
              </w:rPr>
              <w:t>3.3.2</w:t>
            </w:r>
            <w:r>
              <w:rPr>
                <w:rFonts w:eastAsiaTheme="minorEastAsia" w:cstheme="minorBidi"/>
                <w:noProof/>
                <w:sz w:val="24"/>
                <w:szCs w:val="24"/>
                <w:lang w:val="en-IN" w:eastAsia="en-GB"/>
              </w:rPr>
              <w:tab/>
            </w:r>
            <w:r w:rsidRPr="009368BE">
              <w:rPr>
                <w:rStyle w:val="Hyperlink"/>
                <w:noProof/>
              </w:rPr>
              <w:t>Creating policies</w:t>
            </w:r>
            <w:r>
              <w:rPr>
                <w:noProof/>
                <w:webHidden/>
              </w:rPr>
              <w:tab/>
            </w:r>
            <w:r>
              <w:rPr>
                <w:noProof/>
                <w:webHidden/>
              </w:rPr>
              <w:fldChar w:fldCharType="begin"/>
            </w:r>
            <w:r>
              <w:rPr>
                <w:noProof/>
                <w:webHidden/>
              </w:rPr>
              <w:instrText xml:space="preserve"> PAGEREF _Toc123300980 \h </w:instrText>
            </w:r>
            <w:r>
              <w:rPr>
                <w:noProof/>
                <w:webHidden/>
              </w:rPr>
            </w:r>
            <w:r>
              <w:rPr>
                <w:noProof/>
                <w:webHidden/>
              </w:rPr>
              <w:fldChar w:fldCharType="separate"/>
            </w:r>
            <w:r>
              <w:rPr>
                <w:noProof/>
                <w:webHidden/>
              </w:rPr>
              <w:t>11</w:t>
            </w:r>
            <w:r>
              <w:rPr>
                <w:noProof/>
                <w:webHidden/>
              </w:rPr>
              <w:fldChar w:fldCharType="end"/>
            </w:r>
          </w:hyperlink>
        </w:p>
        <w:p w14:paraId="2E85CD9A" w14:textId="054D33B0"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81" w:history="1">
            <w:r w:rsidRPr="009368BE">
              <w:rPr>
                <w:rStyle w:val="Hyperlink"/>
                <w:noProof/>
              </w:rPr>
              <w:t>3.3.3</w:t>
            </w:r>
            <w:r>
              <w:rPr>
                <w:rFonts w:eastAsiaTheme="minorEastAsia" w:cstheme="minorBidi"/>
                <w:noProof/>
                <w:sz w:val="24"/>
                <w:szCs w:val="24"/>
                <w:lang w:val="en-IN" w:eastAsia="en-GB"/>
              </w:rPr>
              <w:tab/>
            </w:r>
            <w:r w:rsidRPr="009368BE">
              <w:rPr>
                <w:rStyle w:val="Hyperlink"/>
                <w:noProof/>
              </w:rPr>
              <w:t>Creating governance rules</w:t>
            </w:r>
            <w:r>
              <w:rPr>
                <w:noProof/>
                <w:webHidden/>
              </w:rPr>
              <w:tab/>
            </w:r>
            <w:r>
              <w:rPr>
                <w:noProof/>
                <w:webHidden/>
              </w:rPr>
              <w:fldChar w:fldCharType="begin"/>
            </w:r>
            <w:r>
              <w:rPr>
                <w:noProof/>
                <w:webHidden/>
              </w:rPr>
              <w:instrText xml:space="preserve"> PAGEREF _Toc123300981 \h </w:instrText>
            </w:r>
            <w:r>
              <w:rPr>
                <w:noProof/>
                <w:webHidden/>
              </w:rPr>
            </w:r>
            <w:r>
              <w:rPr>
                <w:noProof/>
                <w:webHidden/>
              </w:rPr>
              <w:fldChar w:fldCharType="separate"/>
            </w:r>
            <w:r>
              <w:rPr>
                <w:noProof/>
                <w:webHidden/>
              </w:rPr>
              <w:t>12</w:t>
            </w:r>
            <w:r>
              <w:rPr>
                <w:noProof/>
                <w:webHidden/>
              </w:rPr>
              <w:fldChar w:fldCharType="end"/>
            </w:r>
          </w:hyperlink>
        </w:p>
        <w:p w14:paraId="5E2D4B36" w14:textId="6F04E93F"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82" w:history="1">
            <w:r w:rsidRPr="009368BE">
              <w:rPr>
                <w:rStyle w:val="Hyperlink"/>
                <w:noProof/>
              </w:rPr>
              <w:t>3.3.4</w:t>
            </w:r>
            <w:r>
              <w:rPr>
                <w:rFonts w:eastAsiaTheme="minorEastAsia" w:cstheme="minorBidi"/>
                <w:noProof/>
                <w:sz w:val="24"/>
                <w:szCs w:val="24"/>
                <w:lang w:val="en-IN" w:eastAsia="en-GB"/>
              </w:rPr>
              <w:tab/>
            </w:r>
            <w:r w:rsidRPr="009368BE">
              <w:rPr>
                <w:rStyle w:val="Hyperlink"/>
                <w:noProof/>
              </w:rPr>
              <w:t>Creating data protection rules</w:t>
            </w:r>
            <w:r>
              <w:rPr>
                <w:noProof/>
                <w:webHidden/>
              </w:rPr>
              <w:tab/>
            </w:r>
            <w:r>
              <w:rPr>
                <w:noProof/>
                <w:webHidden/>
              </w:rPr>
              <w:fldChar w:fldCharType="begin"/>
            </w:r>
            <w:r>
              <w:rPr>
                <w:noProof/>
                <w:webHidden/>
              </w:rPr>
              <w:instrText xml:space="preserve"> PAGEREF _Toc123300982 \h </w:instrText>
            </w:r>
            <w:r>
              <w:rPr>
                <w:noProof/>
                <w:webHidden/>
              </w:rPr>
            </w:r>
            <w:r>
              <w:rPr>
                <w:noProof/>
                <w:webHidden/>
              </w:rPr>
              <w:fldChar w:fldCharType="separate"/>
            </w:r>
            <w:r>
              <w:rPr>
                <w:noProof/>
                <w:webHidden/>
              </w:rPr>
              <w:t>12</w:t>
            </w:r>
            <w:r>
              <w:rPr>
                <w:noProof/>
                <w:webHidden/>
              </w:rPr>
              <w:fldChar w:fldCharType="end"/>
            </w:r>
          </w:hyperlink>
        </w:p>
        <w:p w14:paraId="0AAB2E49" w14:textId="6E39EE6A" w:rsidR="00256EB9" w:rsidRDefault="00256EB9">
          <w:pPr>
            <w:pStyle w:val="TOC1"/>
            <w:tabs>
              <w:tab w:val="left" w:pos="480"/>
              <w:tab w:val="right" w:leader="dot" w:pos="9016"/>
            </w:tabs>
            <w:rPr>
              <w:rFonts w:eastAsiaTheme="minorEastAsia" w:cstheme="minorBidi"/>
              <w:b w:val="0"/>
              <w:bCs w:val="0"/>
              <w:i w:val="0"/>
              <w:iCs w:val="0"/>
              <w:noProof/>
              <w:lang w:val="en-IN" w:eastAsia="en-GB"/>
            </w:rPr>
          </w:pPr>
          <w:hyperlink w:anchor="_Toc123300983" w:history="1">
            <w:r w:rsidRPr="009368BE">
              <w:rPr>
                <w:rStyle w:val="Hyperlink"/>
                <w:noProof/>
              </w:rPr>
              <w:t>4</w:t>
            </w:r>
            <w:r>
              <w:rPr>
                <w:rFonts w:eastAsiaTheme="minorEastAsia" w:cstheme="minorBidi"/>
                <w:b w:val="0"/>
                <w:bCs w:val="0"/>
                <w:i w:val="0"/>
                <w:iCs w:val="0"/>
                <w:noProof/>
                <w:lang w:val="en-IN" w:eastAsia="en-GB"/>
              </w:rPr>
              <w:tab/>
            </w:r>
            <w:r w:rsidRPr="009368BE">
              <w:rPr>
                <w:rStyle w:val="Hyperlink"/>
                <w:noProof/>
              </w:rPr>
              <w:t>Working with governed data assets in projects and catalogs</w:t>
            </w:r>
            <w:r>
              <w:rPr>
                <w:noProof/>
                <w:webHidden/>
              </w:rPr>
              <w:tab/>
            </w:r>
            <w:r>
              <w:rPr>
                <w:noProof/>
                <w:webHidden/>
              </w:rPr>
              <w:fldChar w:fldCharType="begin"/>
            </w:r>
            <w:r>
              <w:rPr>
                <w:noProof/>
                <w:webHidden/>
              </w:rPr>
              <w:instrText xml:space="preserve"> PAGEREF _Toc123300983 \h </w:instrText>
            </w:r>
            <w:r>
              <w:rPr>
                <w:noProof/>
                <w:webHidden/>
              </w:rPr>
            </w:r>
            <w:r>
              <w:rPr>
                <w:noProof/>
                <w:webHidden/>
              </w:rPr>
              <w:fldChar w:fldCharType="separate"/>
            </w:r>
            <w:r>
              <w:rPr>
                <w:noProof/>
                <w:webHidden/>
              </w:rPr>
              <w:t>14</w:t>
            </w:r>
            <w:r>
              <w:rPr>
                <w:noProof/>
                <w:webHidden/>
              </w:rPr>
              <w:fldChar w:fldCharType="end"/>
            </w:r>
          </w:hyperlink>
        </w:p>
        <w:p w14:paraId="641B6DED" w14:textId="5966D5BC"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84" w:history="1">
            <w:r w:rsidRPr="009368BE">
              <w:rPr>
                <w:rStyle w:val="Hyperlink"/>
                <w:noProof/>
              </w:rPr>
              <w:t>4.1.1</w:t>
            </w:r>
            <w:r>
              <w:rPr>
                <w:rFonts w:eastAsiaTheme="minorEastAsia" w:cstheme="minorBidi"/>
                <w:noProof/>
                <w:sz w:val="24"/>
                <w:szCs w:val="24"/>
                <w:lang w:val="en-IN" w:eastAsia="en-GB"/>
              </w:rPr>
              <w:tab/>
            </w:r>
            <w:r w:rsidRPr="009368BE">
              <w:rPr>
                <w:rStyle w:val="Hyperlink"/>
                <w:noProof/>
              </w:rPr>
              <w:t>Importing project data from a zip file</w:t>
            </w:r>
            <w:r>
              <w:rPr>
                <w:noProof/>
                <w:webHidden/>
              </w:rPr>
              <w:tab/>
            </w:r>
            <w:r>
              <w:rPr>
                <w:noProof/>
                <w:webHidden/>
              </w:rPr>
              <w:fldChar w:fldCharType="begin"/>
            </w:r>
            <w:r>
              <w:rPr>
                <w:noProof/>
                <w:webHidden/>
              </w:rPr>
              <w:instrText xml:space="preserve"> PAGEREF _Toc123300984 \h </w:instrText>
            </w:r>
            <w:r>
              <w:rPr>
                <w:noProof/>
                <w:webHidden/>
              </w:rPr>
            </w:r>
            <w:r>
              <w:rPr>
                <w:noProof/>
                <w:webHidden/>
              </w:rPr>
              <w:fldChar w:fldCharType="separate"/>
            </w:r>
            <w:r>
              <w:rPr>
                <w:noProof/>
                <w:webHidden/>
              </w:rPr>
              <w:t>14</w:t>
            </w:r>
            <w:r>
              <w:rPr>
                <w:noProof/>
                <w:webHidden/>
              </w:rPr>
              <w:fldChar w:fldCharType="end"/>
            </w:r>
          </w:hyperlink>
        </w:p>
        <w:p w14:paraId="0B54FAE9" w14:textId="0F653DCB"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85" w:history="1">
            <w:r w:rsidRPr="009368BE">
              <w:rPr>
                <w:rStyle w:val="Hyperlink"/>
                <w:noProof/>
              </w:rPr>
              <w:t>4.1.2</w:t>
            </w:r>
            <w:r>
              <w:rPr>
                <w:rFonts w:eastAsiaTheme="minorEastAsia" w:cstheme="minorBidi"/>
                <w:noProof/>
                <w:sz w:val="24"/>
                <w:szCs w:val="24"/>
                <w:lang w:val="en-IN" w:eastAsia="en-GB"/>
              </w:rPr>
              <w:tab/>
            </w:r>
            <w:r w:rsidRPr="009368BE">
              <w:rPr>
                <w:rStyle w:val="Hyperlink"/>
                <w:noProof/>
              </w:rPr>
              <w:t>Creating data profiles in projects</w:t>
            </w:r>
            <w:r>
              <w:rPr>
                <w:noProof/>
                <w:webHidden/>
              </w:rPr>
              <w:tab/>
            </w:r>
            <w:r>
              <w:rPr>
                <w:noProof/>
                <w:webHidden/>
              </w:rPr>
              <w:fldChar w:fldCharType="begin"/>
            </w:r>
            <w:r>
              <w:rPr>
                <w:noProof/>
                <w:webHidden/>
              </w:rPr>
              <w:instrText xml:space="preserve"> PAGEREF _Toc123300985 \h </w:instrText>
            </w:r>
            <w:r>
              <w:rPr>
                <w:noProof/>
                <w:webHidden/>
              </w:rPr>
            </w:r>
            <w:r>
              <w:rPr>
                <w:noProof/>
                <w:webHidden/>
              </w:rPr>
              <w:fldChar w:fldCharType="separate"/>
            </w:r>
            <w:r>
              <w:rPr>
                <w:noProof/>
                <w:webHidden/>
              </w:rPr>
              <w:t>14</w:t>
            </w:r>
            <w:r>
              <w:rPr>
                <w:noProof/>
                <w:webHidden/>
              </w:rPr>
              <w:fldChar w:fldCharType="end"/>
            </w:r>
          </w:hyperlink>
        </w:p>
        <w:p w14:paraId="562A8001" w14:textId="67935EC4"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86" w:history="1">
            <w:r w:rsidRPr="009368BE">
              <w:rPr>
                <w:rStyle w:val="Hyperlink"/>
                <w:noProof/>
              </w:rPr>
              <w:t>4.1.3</w:t>
            </w:r>
            <w:r>
              <w:rPr>
                <w:rFonts w:eastAsiaTheme="minorEastAsia" w:cstheme="minorBidi"/>
                <w:noProof/>
                <w:sz w:val="24"/>
                <w:szCs w:val="24"/>
                <w:lang w:val="en-IN" w:eastAsia="en-GB"/>
              </w:rPr>
              <w:tab/>
            </w:r>
            <w:r w:rsidRPr="009368BE">
              <w:rPr>
                <w:rStyle w:val="Hyperlink"/>
                <w:noProof/>
              </w:rPr>
              <w:t>Creating a governance catalog</w:t>
            </w:r>
            <w:r>
              <w:rPr>
                <w:noProof/>
                <w:webHidden/>
              </w:rPr>
              <w:tab/>
            </w:r>
            <w:r>
              <w:rPr>
                <w:noProof/>
                <w:webHidden/>
              </w:rPr>
              <w:fldChar w:fldCharType="begin"/>
            </w:r>
            <w:r>
              <w:rPr>
                <w:noProof/>
                <w:webHidden/>
              </w:rPr>
              <w:instrText xml:space="preserve"> PAGEREF _Toc123300986 \h </w:instrText>
            </w:r>
            <w:r>
              <w:rPr>
                <w:noProof/>
                <w:webHidden/>
              </w:rPr>
            </w:r>
            <w:r>
              <w:rPr>
                <w:noProof/>
                <w:webHidden/>
              </w:rPr>
              <w:fldChar w:fldCharType="separate"/>
            </w:r>
            <w:r>
              <w:rPr>
                <w:noProof/>
                <w:webHidden/>
              </w:rPr>
              <w:t>16</w:t>
            </w:r>
            <w:r>
              <w:rPr>
                <w:noProof/>
                <w:webHidden/>
              </w:rPr>
              <w:fldChar w:fldCharType="end"/>
            </w:r>
          </w:hyperlink>
        </w:p>
        <w:p w14:paraId="377D8B84" w14:textId="23311F30"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87" w:history="1">
            <w:r w:rsidRPr="009368BE">
              <w:rPr>
                <w:rStyle w:val="Hyperlink"/>
                <w:noProof/>
              </w:rPr>
              <w:t>4.1.4</w:t>
            </w:r>
            <w:r>
              <w:rPr>
                <w:rFonts w:eastAsiaTheme="minorEastAsia" w:cstheme="minorBidi"/>
                <w:noProof/>
                <w:sz w:val="24"/>
                <w:szCs w:val="24"/>
                <w:lang w:val="en-IN" w:eastAsia="en-GB"/>
              </w:rPr>
              <w:tab/>
            </w:r>
            <w:r w:rsidRPr="009368BE">
              <w:rPr>
                <w:rStyle w:val="Hyperlink"/>
                <w:noProof/>
              </w:rPr>
              <w:t>Adding a project data set to a catalog</w:t>
            </w:r>
            <w:r>
              <w:rPr>
                <w:noProof/>
                <w:webHidden/>
              </w:rPr>
              <w:tab/>
            </w:r>
            <w:r>
              <w:rPr>
                <w:noProof/>
                <w:webHidden/>
              </w:rPr>
              <w:fldChar w:fldCharType="begin"/>
            </w:r>
            <w:r>
              <w:rPr>
                <w:noProof/>
                <w:webHidden/>
              </w:rPr>
              <w:instrText xml:space="preserve"> PAGEREF _Toc123300987 \h </w:instrText>
            </w:r>
            <w:r>
              <w:rPr>
                <w:noProof/>
                <w:webHidden/>
              </w:rPr>
            </w:r>
            <w:r>
              <w:rPr>
                <w:noProof/>
                <w:webHidden/>
              </w:rPr>
              <w:fldChar w:fldCharType="separate"/>
            </w:r>
            <w:r>
              <w:rPr>
                <w:noProof/>
                <w:webHidden/>
              </w:rPr>
              <w:t>16</w:t>
            </w:r>
            <w:r>
              <w:rPr>
                <w:noProof/>
                <w:webHidden/>
              </w:rPr>
              <w:fldChar w:fldCharType="end"/>
            </w:r>
          </w:hyperlink>
        </w:p>
        <w:p w14:paraId="665E2908" w14:textId="46248AD6"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88" w:history="1">
            <w:r w:rsidRPr="009368BE">
              <w:rPr>
                <w:rStyle w:val="Hyperlink"/>
                <w:noProof/>
              </w:rPr>
              <w:t>4.1.5</w:t>
            </w:r>
            <w:r>
              <w:rPr>
                <w:rFonts w:eastAsiaTheme="minorEastAsia" w:cstheme="minorBidi"/>
                <w:noProof/>
                <w:sz w:val="24"/>
                <w:szCs w:val="24"/>
                <w:lang w:val="en-IN" w:eastAsia="en-GB"/>
              </w:rPr>
              <w:tab/>
            </w:r>
            <w:r w:rsidRPr="009368BE">
              <w:rPr>
                <w:rStyle w:val="Hyperlink"/>
                <w:noProof/>
              </w:rPr>
              <w:t>Validate effect of data protection rule</w:t>
            </w:r>
            <w:r>
              <w:rPr>
                <w:noProof/>
                <w:webHidden/>
              </w:rPr>
              <w:tab/>
            </w:r>
            <w:r>
              <w:rPr>
                <w:noProof/>
                <w:webHidden/>
              </w:rPr>
              <w:fldChar w:fldCharType="begin"/>
            </w:r>
            <w:r>
              <w:rPr>
                <w:noProof/>
                <w:webHidden/>
              </w:rPr>
              <w:instrText xml:space="preserve"> PAGEREF _Toc123300988 \h </w:instrText>
            </w:r>
            <w:r>
              <w:rPr>
                <w:noProof/>
                <w:webHidden/>
              </w:rPr>
            </w:r>
            <w:r>
              <w:rPr>
                <w:noProof/>
                <w:webHidden/>
              </w:rPr>
              <w:fldChar w:fldCharType="separate"/>
            </w:r>
            <w:r>
              <w:rPr>
                <w:noProof/>
                <w:webHidden/>
              </w:rPr>
              <w:t>17</w:t>
            </w:r>
            <w:r>
              <w:rPr>
                <w:noProof/>
                <w:webHidden/>
              </w:rPr>
              <w:fldChar w:fldCharType="end"/>
            </w:r>
          </w:hyperlink>
        </w:p>
        <w:p w14:paraId="45590F31" w14:textId="7AB694FB" w:rsidR="00256EB9" w:rsidRDefault="00256EB9">
          <w:pPr>
            <w:pStyle w:val="TOC1"/>
            <w:tabs>
              <w:tab w:val="left" w:pos="480"/>
              <w:tab w:val="right" w:leader="dot" w:pos="9016"/>
            </w:tabs>
            <w:rPr>
              <w:rFonts w:eastAsiaTheme="minorEastAsia" w:cstheme="minorBidi"/>
              <w:b w:val="0"/>
              <w:bCs w:val="0"/>
              <w:i w:val="0"/>
              <w:iCs w:val="0"/>
              <w:noProof/>
              <w:lang w:val="en-IN" w:eastAsia="en-GB"/>
            </w:rPr>
          </w:pPr>
          <w:hyperlink w:anchor="_Toc123300989" w:history="1">
            <w:r w:rsidRPr="009368BE">
              <w:rPr>
                <w:rStyle w:val="Hyperlink"/>
                <w:noProof/>
              </w:rPr>
              <w:t>5</w:t>
            </w:r>
            <w:r>
              <w:rPr>
                <w:rFonts w:eastAsiaTheme="minorEastAsia" w:cstheme="minorBidi"/>
                <w:b w:val="0"/>
                <w:bCs w:val="0"/>
                <w:i w:val="0"/>
                <w:iCs w:val="0"/>
                <w:noProof/>
                <w:lang w:val="en-IN" w:eastAsia="en-GB"/>
              </w:rPr>
              <w:tab/>
            </w:r>
            <w:r w:rsidRPr="009368BE">
              <w:rPr>
                <w:rStyle w:val="Hyperlink"/>
                <w:noProof/>
              </w:rPr>
              <w:t>Data curation &amp; data quality</w:t>
            </w:r>
            <w:r>
              <w:rPr>
                <w:noProof/>
                <w:webHidden/>
              </w:rPr>
              <w:tab/>
            </w:r>
            <w:r>
              <w:rPr>
                <w:noProof/>
                <w:webHidden/>
              </w:rPr>
              <w:fldChar w:fldCharType="begin"/>
            </w:r>
            <w:r>
              <w:rPr>
                <w:noProof/>
                <w:webHidden/>
              </w:rPr>
              <w:instrText xml:space="preserve"> PAGEREF _Toc123300989 \h </w:instrText>
            </w:r>
            <w:r>
              <w:rPr>
                <w:noProof/>
                <w:webHidden/>
              </w:rPr>
            </w:r>
            <w:r>
              <w:rPr>
                <w:noProof/>
                <w:webHidden/>
              </w:rPr>
              <w:fldChar w:fldCharType="separate"/>
            </w:r>
            <w:r>
              <w:rPr>
                <w:noProof/>
                <w:webHidden/>
              </w:rPr>
              <w:t>18</w:t>
            </w:r>
            <w:r>
              <w:rPr>
                <w:noProof/>
                <w:webHidden/>
              </w:rPr>
              <w:fldChar w:fldCharType="end"/>
            </w:r>
          </w:hyperlink>
        </w:p>
        <w:p w14:paraId="04A8AB3D" w14:textId="016F737B" w:rsidR="00256EB9" w:rsidRDefault="00256EB9">
          <w:pPr>
            <w:pStyle w:val="TOC2"/>
            <w:tabs>
              <w:tab w:val="left" w:pos="960"/>
              <w:tab w:val="right" w:leader="dot" w:pos="9016"/>
            </w:tabs>
            <w:rPr>
              <w:rFonts w:eastAsiaTheme="minorEastAsia" w:cstheme="minorBidi"/>
              <w:b w:val="0"/>
              <w:bCs w:val="0"/>
              <w:noProof/>
              <w:sz w:val="24"/>
              <w:szCs w:val="24"/>
              <w:lang w:val="en-IN" w:eastAsia="en-GB"/>
            </w:rPr>
          </w:pPr>
          <w:hyperlink w:anchor="_Toc123300990" w:history="1">
            <w:r w:rsidRPr="009368BE">
              <w:rPr>
                <w:rStyle w:val="Hyperlink"/>
                <w:noProof/>
              </w:rPr>
              <w:t>5.1</w:t>
            </w:r>
            <w:r>
              <w:rPr>
                <w:rFonts w:eastAsiaTheme="minorEastAsia" w:cstheme="minorBidi"/>
                <w:b w:val="0"/>
                <w:bCs w:val="0"/>
                <w:noProof/>
                <w:sz w:val="24"/>
                <w:szCs w:val="24"/>
                <w:lang w:val="en-IN" w:eastAsia="en-GB"/>
              </w:rPr>
              <w:tab/>
            </w:r>
            <w:r w:rsidRPr="009368BE">
              <w:rPr>
                <w:rStyle w:val="Hyperlink"/>
                <w:noProof/>
              </w:rPr>
              <w:t>Creating a data connection</w:t>
            </w:r>
            <w:r>
              <w:rPr>
                <w:noProof/>
                <w:webHidden/>
              </w:rPr>
              <w:tab/>
            </w:r>
            <w:r>
              <w:rPr>
                <w:noProof/>
                <w:webHidden/>
              </w:rPr>
              <w:fldChar w:fldCharType="begin"/>
            </w:r>
            <w:r>
              <w:rPr>
                <w:noProof/>
                <w:webHidden/>
              </w:rPr>
              <w:instrText xml:space="preserve"> PAGEREF _Toc123300990 \h </w:instrText>
            </w:r>
            <w:r>
              <w:rPr>
                <w:noProof/>
                <w:webHidden/>
              </w:rPr>
            </w:r>
            <w:r>
              <w:rPr>
                <w:noProof/>
                <w:webHidden/>
              </w:rPr>
              <w:fldChar w:fldCharType="separate"/>
            </w:r>
            <w:r>
              <w:rPr>
                <w:noProof/>
                <w:webHidden/>
              </w:rPr>
              <w:t>18</w:t>
            </w:r>
            <w:r>
              <w:rPr>
                <w:noProof/>
                <w:webHidden/>
              </w:rPr>
              <w:fldChar w:fldCharType="end"/>
            </w:r>
          </w:hyperlink>
        </w:p>
        <w:p w14:paraId="55BDEDDE" w14:textId="2B5C6E8B" w:rsidR="00256EB9" w:rsidRDefault="00256EB9">
          <w:pPr>
            <w:pStyle w:val="TOC2"/>
            <w:tabs>
              <w:tab w:val="left" w:pos="960"/>
              <w:tab w:val="right" w:leader="dot" w:pos="9016"/>
            </w:tabs>
            <w:rPr>
              <w:rFonts w:eastAsiaTheme="minorEastAsia" w:cstheme="minorBidi"/>
              <w:b w:val="0"/>
              <w:bCs w:val="0"/>
              <w:noProof/>
              <w:sz w:val="24"/>
              <w:szCs w:val="24"/>
              <w:lang w:val="en-IN" w:eastAsia="en-GB"/>
            </w:rPr>
          </w:pPr>
          <w:hyperlink w:anchor="_Toc123300991" w:history="1">
            <w:r w:rsidRPr="009368BE">
              <w:rPr>
                <w:rStyle w:val="Hyperlink"/>
                <w:noProof/>
              </w:rPr>
              <w:t>5.2</w:t>
            </w:r>
            <w:r>
              <w:rPr>
                <w:rFonts w:eastAsiaTheme="minorEastAsia" w:cstheme="minorBidi"/>
                <w:b w:val="0"/>
                <w:bCs w:val="0"/>
                <w:noProof/>
                <w:sz w:val="24"/>
                <w:szCs w:val="24"/>
                <w:lang w:val="en-IN" w:eastAsia="en-GB"/>
              </w:rPr>
              <w:tab/>
            </w:r>
            <w:r w:rsidRPr="009368BE">
              <w:rPr>
                <w:rStyle w:val="Hyperlink"/>
                <w:noProof/>
              </w:rPr>
              <w:t>Discovering data: Automated Discovery</w:t>
            </w:r>
            <w:r>
              <w:rPr>
                <w:noProof/>
                <w:webHidden/>
              </w:rPr>
              <w:tab/>
            </w:r>
            <w:r>
              <w:rPr>
                <w:noProof/>
                <w:webHidden/>
              </w:rPr>
              <w:fldChar w:fldCharType="begin"/>
            </w:r>
            <w:r>
              <w:rPr>
                <w:noProof/>
                <w:webHidden/>
              </w:rPr>
              <w:instrText xml:space="preserve"> PAGEREF _Toc123300991 \h </w:instrText>
            </w:r>
            <w:r>
              <w:rPr>
                <w:noProof/>
                <w:webHidden/>
              </w:rPr>
            </w:r>
            <w:r>
              <w:rPr>
                <w:noProof/>
                <w:webHidden/>
              </w:rPr>
              <w:fldChar w:fldCharType="separate"/>
            </w:r>
            <w:r>
              <w:rPr>
                <w:noProof/>
                <w:webHidden/>
              </w:rPr>
              <w:t>18</w:t>
            </w:r>
            <w:r>
              <w:rPr>
                <w:noProof/>
                <w:webHidden/>
              </w:rPr>
              <w:fldChar w:fldCharType="end"/>
            </w:r>
          </w:hyperlink>
        </w:p>
        <w:p w14:paraId="725B4C04" w14:textId="74CAF7BD"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92" w:history="1">
            <w:r w:rsidRPr="009368BE">
              <w:rPr>
                <w:rStyle w:val="Hyperlink"/>
                <w:noProof/>
              </w:rPr>
              <w:t>5.2.1</w:t>
            </w:r>
            <w:r>
              <w:rPr>
                <w:rFonts w:eastAsiaTheme="minorEastAsia" w:cstheme="minorBidi"/>
                <w:noProof/>
                <w:sz w:val="24"/>
                <w:szCs w:val="24"/>
                <w:lang w:val="en-IN" w:eastAsia="en-GB"/>
              </w:rPr>
              <w:tab/>
            </w:r>
            <w:r w:rsidRPr="009368BE">
              <w:rPr>
                <w:rStyle w:val="Hyperlink"/>
                <w:noProof/>
              </w:rPr>
              <w:t>Starting the Automated Discovery process</w:t>
            </w:r>
            <w:r>
              <w:rPr>
                <w:noProof/>
                <w:webHidden/>
              </w:rPr>
              <w:tab/>
            </w:r>
            <w:r>
              <w:rPr>
                <w:noProof/>
                <w:webHidden/>
              </w:rPr>
              <w:fldChar w:fldCharType="begin"/>
            </w:r>
            <w:r>
              <w:rPr>
                <w:noProof/>
                <w:webHidden/>
              </w:rPr>
              <w:instrText xml:space="preserve"> PAGEREF _Toc123300992 \h </w:instrText>
            </w:r>
            <w:r>
              <w:rPr>
                <w:noProof/>
                <w:webHidden/>
              </w:rPr>
            </w:r>
            <w:r>
              <w:rPr>
                <w:noProof/>
                <w:webHidden/>
              </w:rPr>
              <w:fldChar w:fldCharType="separate"/>
            </w:r>
            <w:r>
              <w:rPr>
                <w:noProof/>
                <w:webHidden/>
              </w:rPr>
              <w:t>18</w:t>
            </w:r>
            <w:r>
              <w:rPr>
                <w:noProof/>
                <w:webHidden/>
              </w:rPr>
              <w:fldChar w:fldCharType="end"/>
            </w:r>
          </w:hyperlink>
        </w:p>
        <w:p w14:paraId="338024A6" w14:textId="1277F602"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93" w:history="1">
            <w:r w:rsidRPr="009368BE">
              <w:rPr>
                <w:rStyle w:val="Hyperlink"/>
                <w:noProof/>
              </w:rPr>
              <w:t>5.2.2</w:t>
            </w:r>
            <w:r>
              <w:rPr>
                <w:rFonts w:eastAsiaTheme="minorEastAsia" w:cstheme="minorBidi"/>
                <w:noProof/>
                <w:sz w:val="24"/>
                <w:szCs w:val="24"/>
                <w:lang w:val="en-IN" w:eastAsia="en-GB"/>
              </w:rPr>
              <w:tab/>
            </w:r>
            <w:r w:rsidRPr="009368BE">
              <w:rPr>
                <w:rStyle w:val="Hyperlink"/>
                <w:noProof/>
              </w:rPr>
              <w:t>Quick review of Automated Discovery results</w:t>
            </w:r>
            <w:r>
              <w:rPr>
                <w:noProof/>
                <w:webHidden/>
              </w:rPr>
              <w:tab/>
            </w:r>
            <w:r>
              <w:rPr>
                <w:noProof/>
                <w:webHidden/>
              </w:rPr>
              <w:fldChar w:fldCharType="begin"/>
            </w:r>
            <w:r>
              <w:rPr>
                <w:noProof/>
                <w:webHidden/>
              </w:rPr>
              <w:instrText xml:space="preserve"> PAGEREF _Toc123300993 \h </w:instrText>
            </w:r>
            <w:r>
              <w:rPr>
                <w:noProof/>
                <w:webHidden/>
              </w:rPr>
            </w:r>
            <w:r>
              <w:rPr>
                <w:noProof/>
                <w:webHidden/>
              </w:rPr>
              <w:fldChar w:fldCharType="separate"/>
            </w:r>
            <w:r>
              <w:rPr>
                <w:noProof/>
                <w:webHidden/>
              </w:rPr>
              <w:t>19</w:t>
            </w:r>
            <w:r>
              <w:rPr>
                <w:noProof/>
                <w:webHidden/>
              </w:rPr>
              <w:fldChar w:fldCharType="end"/>
            </w:r>
          </w:hyperlink>
        </w:p>
        <w:p w14:paraId="560ABD0F" w14:textId="64B6AB33"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94" w:history="1">
            <w:r w:rsidRPr="009368BE">
              <w:rPr>
                <w:rStyle w:val="Hyperlink"/>
                <w:noProof/>
              </w:rPr>
              <w:t>5.2.3</w:t>
            </w:r>
            <w:r>
              <w:rPr>
                <w:rFonts w:eastAsiaTheme="minorEastAsia" w:cstheme="minorBidi"/>
                <w:noProof/>
                <w:sz w:val="24"/>
                <w:szCs w:val="24"/>
                <w:lang w:val="en-IN" w:eastAsia="en-GB"/>
              </w:rPr>
              <w:tab/>
            </w:r>
            <w:r w:rsidRPr="009368BE">
              <w:rPr>
                <w:rStyle w:val="Hyperlink"/>
                <w:noProof/>
              </w:rPr>
              <w:t>Detailed review of Automated Discovery results</w:t>
            </w:r>
            <w:r>
              <w:rPr>
                <w:noProof/>
                <w:webHidden/>
              </w:rPr>
              <w:tab/>
            </w:r>
            <w:r>
              <w:rPr>
                <w:noProof/>
                <w:webHidden/>
              </w:rPr>
              <w:fldChar w:fldCharType="begin"/>
            </w:r>
            <w:r>
              <w:rPr>
                <w:noProof/>
                <w:webHidden/>
              </w:rPr>
              <w:instrText xml:space="preserve"> PAGEREF _Toc123300994 \h </w:instrText>
            </w:r>
            <w:r>
              <w:rPr>
                <w:noProof/>
                <w:webHidden/>
              </w:rPr>
            </w:r>
            <w:r>
              <w:rPr>
                <w:noProof/>
                <w:webHidden/>
              </w:rPr>
              <w:fldChar w:fldCharType="separate"/>
            </w:r>
            <w:r>
              <w:rPr>
                <w:noProof/>
                <w:webHidden/>
              </w:rPr>
              <w:t>20</w:t>
            </w:r>
            <w:r>
              <w:rPr>
                <w:noProof/>
                <w:webHidden/>
              </w:rPr>
              <w:fldChar w:fldCharType="end"/>
            </w:r>
          </w:hyperlink>
        </w:p>
        <w:p w14:paraId="7503D099" w14:textId="40F86808" w:rsidR="00256EB9" w:rsidRDefault="00256EB9">
          <w:pPr>
            <w:pStyle w:val="TOC2"/>
            <w:tabs>
              <w:tab w:val="left" w:pos="960"/>
              <w:tab w:val="right" w:leader="dot" w:pos="9016"/>
            </w:tabs>
            <w:rPr>
              <w:rFonts w:eastAsiaTheme="minorEastAsia" w:cstheme="minorBidi"/>
              <w:b w:val="0"/>
              <w:bCs w:val="0"/>
              <w:noProof/>
              <w:sz w:val="24"/>
              <w:szCs w:val="24"/>
              <w:lang w:val="en-IN" w:eastAsia="en-GB"/>
            </w:rPr>
          </w:pPr>
          <w:hyperlink w:anchor="_Toc123300995" w:history="1">
            <w:r w:rsidRPr="009368BE">
              <w:rPr>
                <w:rStyle w:val="Hyperlink"/>
                <w:noProof/>
              </w:rPr>
              <w:t>5.3</w:t>
            </w:r>
            <w:r>
              <w:rPr>
                <w:rFonts w:eastAsiaTheme="minorEastAsia" w:cstheme="minorBidi"/>
                <w:b w:val="0"/>
                <w:bCs w:val="0"/>
                <w:noProof/>
                <w:sz w:val="24"/>
                <w:szCs w:val="24"/>
                <w:lang w:val="en-IN" w:eastAsia="en-GB"/>
              </w:rPr>
              <w:tab/>
            </w:r>
            <w:r w:rsidRPr="009368BE">
              <w:rPr>
                <w:rStyle w:val="Hyperlink"/>
                <w:noProof/>
              </w:rPr>
              <w:t>Discovering data: Quick scan</w:t>
            </w:r>
            <w:r>
              <w:rPr>
                <w:noProof/>
                <w:webHidden/>
              </w:rPr>
              <w:tab/>
            </w:r>
            <w:r>
              <w:rPr>
                <w:noProof/>
                <w:webHidden/>
              </w:rPr>
              <w:fldChar w:fldCharType="begin"/>
            </w:r>
            <w:r>
              <w:rPr>
                <w:noProof/>
                <w:webHidden/>
              </w:rPr>
              <w:instrText xml:space="preserve"> PAGEREF _Toc123300995 \h </w:instrText>
            </w:r>
            <w:r>
              <w:rPr>
                <w:noProof/>
                <w:webHidden/>
              </w:rPr>
            </w:r>
            <w:r>
              <w:rPr>
                <w:noProof/>
                <w:webHidden/>
              </w:rPr>
              <w:fldChar w:fldCharType="separate"/>
            </w:r>
            <w:r>
              <w:rPr>
                <w:noProof/>
                <w:webHidden/>
              </w:rPr>
              <w:t>22</w:t>
            </w:r>
            <w:r>
              <w:rPr>
                <w:noProof/>
                <w:webHidden/>
              </w:rPr>
              <w:fldChar w:fldCharType="end"/>
            </w:r>
          </w:hyperlink>
        </w:p>
        <w:p w14:paraId="2E6669DB" w14:textId="5856E4CD"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96" w:history="1">
            <w:r w:rsidRPr="009368BE">
              <w:rPr>
                <w:rStyle w:val="Hyperlink"/>
                <w:noProof/>
              </w:rPr>
              <w:t>5.3.1</w:t>
            </w:r>
            <w:r>
              <w:rPr>
                <w:rFonts w:eastAsiaTheme="minorEastAsia" w:cstheme="minorBidi"/>
                <w:noProof/>
                <w:sz w:val="24"/>
                <w:szCs w:val="24"/>
                <w:lang w:val="en-IN" w:eastAsia="en-GB"/>
              </w:rPr>
              <w:tab/>
            </w:r>
            <w:r w:rsidRPr="009368BE">
              <w:rPr>
                <w:rStyle w:val="Hyperlink"/>
                <w:noProof/>
              </w:rPr>
              <w:t>Starting the QuickScan process</w:t>
            </w:r>
            <w:r>
              <w:rPr>
                <w:noProof/>
                <w:webHidden/>
              </w:rPr>
              <w:tab/>
            </w:r>
            <w:r>
              <w:rPr>
                <w:noProof/>
                <w:webHidden/>
              </w:rPr>
              <w:fldChar w:fldCharType="begin"/>
            </w:r>
            <w:r>
              <w:rPr>
                <w:noProof/>
                <w:webHidden/>
              </w:rPr>
              <w:instrText xml:space="preserve"> PAGEREF _Toc123300996 \h </w:instrText>
            </w:r>
            <w:r>
              <w:rPr>
                <w:noProof/>
                <w:webHidden/>
              </w:rPr>
            </w:r>
            <w:r>
              <w:rPr>
                <w:noProof/>
                <w:webHidden/>
              </w:rPr>
              <w:fldChar w:fldCharType="separate"/>
            </w:r>
            <w:r>
              <w:rPr>
                <w:noProof/>
                <w:webHidden/>
              </w:rPr>
              <w:t>22</w:t>
            </w:r>
            <w:r>
              <w:rPr>
                <w:noProof/>
                <w:webHidden/>
              </w:rPr>
              <w:fldChar w:fldCharType="end"/>
            </w:r>
          </w:hyperlink>
        </w:p>
        <w:p w14:paraId="29F7BC2B" w14:textId="1B238718"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97" w:history="1">
            <w:r w:rsidRPr="009368BE">
              <w:rPr>
                <w:rStyle w:val="Hyperlink"/>
                <w:noProof/>
              </w:rPr>
              <w:t>5.3.2</w:t>
            </w:r>
            <w:r>
              <w:rPr>
                <w:rFonts w:eastAsiaTheme="minorEastAsia" w:cstheme="minorBidi"/>
                <w:noProof/>
                <w:sz w:val="24"/>
                <w:szCs w:val="24"/>
                <w:lang w:val="en-IN" w:eastAsia="en-GB"/>
              </w:rPr>
              <w:tab/>
            </w:r>
            <w:r w:rsidRPr="009368BE">
              <w:rPr>
                <w:rStyle w:val="Hyperlink"/>
                <w:noProof/>
              </w:rPr>
              <w:t>Publishing Quick scan results</w:t>
            </w:r>
            <w:r>
              <w:rPr>
                <w:noProof/>
                <w:webHidden/>
              </w:rPr>
              <w:tab/>
            </w:r>
            <w:r>
              <w:rPr>
                <w:noProof/>
                <w:webHidden/>
              </w:rPr>
              <w:fldChar w:fldCharType="begin"/>
            </w:r>
            <w:r>
              <w:rPr>
                <w:noProof/>
                <w:webHidden/>
              </w:rPr>
              <w:instrText xml:space="preserve"> PAGEREF _Toc123300997 \h </w:instrText>
            </w:r>
            <w:r>
              <w:rPr>
                <w:noProof/>
                <w:webHidden/>
              </w:rPr>
            </w:r>
            <w:r>
              <w:rPr>
                <w:noProof/>
                <w:webHidden/>
              </w:rPr>
              <w:fldChar w:fldCharType="separate"/>
            </w:r>
            <w:r>
              <w:rPr>
                <w:noProof/>
                <w:webHidden/>
              </w:rPr>
              <w:t>23</w:t>
            </w:r>
            <w:r>
              <w:rPr>
                <w:noProof/>
                <w:webHidden/>
              </w:rPr>
              <w:fldChar w:fldCharType="end"/>
            </w:r>
          </w:hyperlink>
        </w:p>
        <w:p w14:paraId="1FFA8DA6" w14:textId="052CB66F" w:rsidR="00256EB9" w:rsidRDefault="00256EB9">
          <w:pPr>
            <w:pStyle w:val="TOC2"/>
            <w:tabs>
              <w:tab w:val="left" w:pos="960"/>
              <w:tab w:val="right" w:leader="dot" w:pos="9016"/>
            </w:tabs>
            <w:rPr>
              <w:rFonts w:eastAsiaTheme="minorEastAsia" w:cstheme="minorBidi"/>
              <w:b w:val="0"/>
              <w:bCs w:val="0"/>
              <w:noProof/>
              <w:sz w:val="24"/>
              <w:szCs w:val="24"/>
              <w:lang w:val="en-IN" w:eastAsia="en-GB"/>
            </w:rPr>
          </w:pPr>
          <w:hyperlink w:anchor="_Toc123300998" w:history="1">
            <w:r w:rsidRPr="009368BE">
              <w:rPr>
                <w:rStyle w:val="Hyperlink"/>
                <w:noProof/>
              </w:rPr>
              <w:t>5.4</w:t>
            </w:r>
            <w:r>
              <w:rPr>
                <w:rFonts w:eastAsiaTheme="minorEastAsia" w:cstheme="minorBidi"/>
                <w:b w:val="0"/>
                <w:bCs w:val="0"/>
                <w:noProof/>
                <w:sz w:val="24"/>
                <w:szCs w:val="24"/>
                <w:lang w:val="en-IN" w:eastAsia="en-GB"/>
              </w:rPr>
              <w:tab/>
            </w:r>
            <w:r w:rsidRPr="009368BE">
              <w:rPr>
                <w:rStyle w:val="Hyperlink"/>
                <w:noProof/>
              </w:rPr>
              <w:t>Data quality related rules</w:t>
            </w:r>
            <w:r>
              <w:rPr>
                <w:noProof/>
                <w:webHidden/>
              </w:rPr>
              <w:tab/>
            </w:r>
            <w:r>
              <w:rPr>
                <w:noProof/>
                <w:webHidden/>
              </w:rPr>
              <w:fldChar w:fldCharType="begin"/>
            </w:r>
            <w:r>
              <w:rPr>
                <w:noProof/>
                <w:webHidden/>
              </w:rPr>
              <w:instrText xml:space="preserve"> PAGEREF _Toc123300998 \h </w:instrText>
            </w:r>
            <w:r>
              <w:rPr>
                <w:noProof/>
                <w:webHidden/>
              </w:rPr>
            </w:r>
            <w:r>
              <w:rPr>
                <w:noProof/>
                <w:webHidden/>
              </w:rPr>
              <w:fldChar w:fldCharType="separate"/>
            </w:r>
            <w:r>
              <w:rPr>
                <w:noProof/>
                <w:webHidden/>
              </w:rPr>
              <w:t>24</w:t>
            </w:r>
            <w:r>
              <w:rPr>
                <w:noProof/>
                <w:webHidden/>
              </w:rPr>
              <w:fldChar w:fldCharType="end"/>
            </w:r>
          </w:hyperlink>
        </w:p>
        <w:p w14:paraId="6A18CC7A" w14:textId="2FB8A346"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0999" w:history="1">
            <w:r w:rsidRPr="009368BE">
              <w:rPr>
                <w:rStyle w:val="Hyperlink"/>
                <w:noProof/>
              </w:rPr>
              <w:t>5.4.1</w:t>
            </w:r>
            <w:r>
              <w:rPr>
                <w:rFonts w:eastAsiaTheme="minorEastAsia" w:cstheme="minorBidi"/>
                <w:noProof/>
                <w:sz w:val="24"/>
                <w:szCs w:val="24"/>
                <w:lang w:val="en-IN" w:eastAsia="en-GB"/>
              </w:rPr>
              <w:tab/>
            </w:r>
            <w:r w:rsidRPr="009368BE">
              <w:rPr>
                <w:rStyle w:val="Hyperlink"/>
                <w:noProof/>
              </w:rPr>
              <w:t>Creating rule definitions</w:t>
            </w:r>
            <w:r>
              <w:rPr>
                <w:noProof/>
                <w:webHidden/>
              </w:rPr>
              <w:tab/>
            </w:r>
            <w:r>
              <w:rPr>
                <w:noProof/>
                <w:webHidden/>
              </w:rPr>
              <w:fldChar w:fldCharType="begin"/>
            </w:r>
            <w:r>
              <w:rPr>
                <w:noProof/>
                <w:webHidden/>
              </w:rPr>
              <w:instrText xml:space="preserve"> PAGEREF _Toc123300999 \h </w:instrText>
            </w:r>
            <w:r>
              <w:rPr>
                <w:noProof/>
                <w:webHidden/>
              </w:rPr>
            </w:r>
            <w:r>
              <w:rPr>
                <w:noProof/>
                <w:webHidden/>
              </w:rPr>
              <w:fldChar w:fldCharType="separate"/>
            </w:r>
            <w:r>
              <w:rPr>
                <w:noProof/>
                <w:webHidden/>
              </w:rPr>
              <w:t>24</w:t>
            </w:r>
            <w:r>
              <w:rPr>
                <w:noProof/>
                <w:webHidden/>
              </w:rPr>
              <w:fldChar w:fldCharType="end"/>
            </w:r>
          </w:hyperlink>
        </w:p>
        <w:p w14:paraId="546966D8" w14:textId="3C12642D"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1000" w:history="1">
            <w:r w:rsidRPr="009368BE">
              <w:rPr>
                <w:rStyle w:val="Hyperlink"/>
                <w:noProof/>
              </w:rPr>
              <w:t>5.4.2</w:t>
            </w:r>
            <w:r>
              <w:rPr>
                <w:rFonts w:eastAsiaTheme="minorEastAsia" w:cstheme="minorBidi"/>
                <w:noProof/>
                <w:sz w:val="24"/>
                <w:szCs w:val="24"/>
                <w:lang w:val="en-IN" w:eastAsia="en-GB"/>
              </w:rPr>
              <w:tab/>
            </w:r>
            <w:r w:rsidRPr="009368BE">
              <w:rPr>
                <w:rStyle w:val="Hyperlink"/>
                <w:noProof/>
              </w:rPr>
              <w:t>Creating quality rules</w:t>
            </w:r>
            <w:r>
              <w:rPr>
                <w:noProof/>
                <w:webHidden/>
              </w:rPr>
              <w:tab/>
            </w:r>
            <w:r>
              <w:rPr>
                <w:noProof/>
                <w:webHidden/>
              </w:rPr>
              <w:fldChar w:fldCharType="begin"/>
            </w:r>
            <w:r>
              <w:rPr>
                <w:noProof/>
                <w:webHidden/>
              </w:rPr>
              <w:instrText xml:space="preserve"> PAGEREF _Toc123301000 \h </w:instrText>
            </w:r>
            <w:r>
              <w:rPr>
                <w:noProof/>
                <w:webHidden/>
              </w:rPr>
            </w:r>
            <w:r>
              <w:rPr>
                <w:noProof/>
                <w:webHidden/>
              </w:rPr>
              <w:fldChar w:fldCharType="separate"/>
            </w:r>
            <w:r>
              <w:rPr>
                <w:noProof/>
                <w:webHidden/>
              </w:rPr>
              <w:t>25</w:t>
            </w:r>
            <w:r>
              <w:rPr>
                <w:noProof/>
                <w:webHidden/>
              </w:rPr>
              <w:fldChar w:fldCharType="end"/>
            </w:r>
          </w:hyperlink>
        </w:p>
        <w:p w14:paraId="6A9B5657" w14:textId="7DD26C37" w:rsidR="00256EB9" w:rsidRDefault="00256EB9">
          <w:pPr>
            <w:pStyle w:val="TOC3"/>
            <w:tabs>
              <w:tab w:val="left" w:pos="1200"/>
              <w:tab w:val="right" w:leader="dot" w:pos="9016"/>
            </w:tabs>
            <w:rPr>
              <w:rFonts w:eastAsiaTheme="minorEastAsia" w:cstheme="minorBidi"/>
              <w:noProof/>
              <w:sz w:val="24"/>
              <w:szCs w:val="24"/>
              <w:lang w:val="en-IN" w:eastAsia="en-GB"/>
            </w:rPr>
          </w:pPr>
          <w:hyperlink w:anchor="_Toc123301001" w:history="1">
            <w:r w:rsidRPr="009368BE">
              <w:rPr>
                <w:rStyle w:val="Hyperlink"/>
                <w:noProof/>
              </w:rPr>
              <w:t>5.4.3</w:t>
            </w:r>
            <w:r>
              <w:rPr>
                <w:rFonts w:eastAsiaTheme="minorEastAsia" w:cstheme="minorBidi"/>
                <w:noProof/>
                <w:sz w:val="24"/>
                <w:szCs w:val="24"/>
                <w:lang w:val="en-IN" w:eastAsia="en-GB"/>
              </w:rPr>
              <w:tab/>
            </w:r>
            <w:r w:rsidRPr="009368BE">
              <w:rPr>
                <w:rStyle w:val="Hyperlink"/>
                <w:noProof/>
              </w:rPr>
              <w:t>Creating automation rules</w:t>
            </w:r>
            <w:r>
              <w:rPr>
                <w:noProof/>
                <w:webHidden/>
              </w:rPr>
              <w:tab/>
            </w:r>
            <w:r>
              <w:rPr>
                <w:noProof/>
                <w:webHidden/>
              </w:rPr>
              <w:fldChar w:fldCharType="begin"/>
            </w:r>
            <w:r>
              <w:rPr>
                <w:noProof/>
                <w:webHidden/>
              </w:rPr>
              <w:instrText xml:space="preserve"> PAGEREF _Toc123301001 \h </w:instrText>
            </w:r>
            <w:r>
              <w:rPr>
                <w:noProof/>
                <w:webHidden/>
              </w:rPr>
            </w:r>
            <w:r>
              <w:rPr>
                <w:noProof/>
                <w:webHidden/>
              </w:rPr>
              <w:fldChar w:fldCharType="separate"/>
            </w:r>
            <w:r>
              <w:rPr>
                <w:noProof/>
                <w:webHidden/>
              </w:rPr>
              <w:t>26</w:t>
            </w:r>
            <w:r>
              <w:rPr>
                <w:noProof/>
                <w:webHidden/>
              </w:rPr>
              <w:fldChar w:fldCharType="end"/>
            </w:r>
          </w:hyperlink>
        </w:p>
        <w:p w14:paraId="644C3AB2" w14:textId="1D1FC5C2" w:rsidR="00256EB9" w:rsidRDefault="00256EB9">
          <w:pPr>
            <w:pStyle w:val="TOC1"/>
            <w:tabs>
              <w:tab w:val="left" w:pos="480"/>
              <w:tab w:val="right" w:leader="dot" w:pos="9016"/>
            </w:tabs>
            <w:rPr>
              <w:rFonts w:eastAsiaTheme="minorEastAsia" w:cstheme="minorBidi"/>
              <w:b w:val="0"/>
              <w:bCs w:val="0"/>
              <w:i w:val="0"/>
              <w:iCs w:val="0"/>
              <w:noProof/>
              <w:lang w:val="en-IN" w:eastAsia="en-GB"/>
            </w:rPr>
          </w:pPr>
          <w:hyperlink w:anchor="_Toc123301002" w:history="1">
            <w:r w:rsidRPr="009368BE">
              <w:rPr>
                <w:rStyle w:val="Hyperlink"/>
                <w:noProof/>
              </w:rPr>
              <w:t>6</w:t>
            </w:r>
            <w:r>
              <w:rPr>
                <w:rFonts w:eastAsiaTheme="minorEastAsia" w:cstheme="minorBidi"/>
                <w:b w:val="0"/>
                <w:bCs w:val="0"/>
                <w:i w:val="0"/>
                <w:iCs w:val="0"/>
                <w:noProof/>
                <w:lang w:val="en-IN" w:eastAsia="en-GB"/>
              </w:rPr>
              <w:tab/>
            </w:r>
            <w:r w:rsidRPr="009368BE">
              <w:rPr>
                <w:rStyle w:val="Hyperlink"/>
                <w:noProof/>
              </w:rPr>
              <w:t>Working with the Information Assets view and the Default Catalog</w:t>
            </w:r>
            <w:r>
              <w:rPr>
                <w:noProof/>
                <w:webHidden/>
              </w:rPr>
              <w:tab/>
            </w:r>
            <w:r>
              <w:rPr>
                <w:noProof/>
                <w:webHidden/>
              </w:rPr>
              <w:fldChar w:fldCharType="begin"/>
            </w:r>
            <w:r>
              <w:rPr>
                <w:noProof/>
                <w:webHidden/>
              </w:rPr>
              <w:instrText xml:space="preserve"> PAGEREF _Toc123301002 \h </w:instrText>
            </w:r>
            <w:r>
              <w:rPr>
                <w:noProof/>
                <w:webHidden/>
              </w:rPr>
            </w:r>
            <w:r>
              <w:rPr>
                <w:noProof/>
                <w:webHidden/>
              </w:rPr>
              <w:fldChar w:fldCharType="separate"/>
            </w:r>
            <w:r>
              <w:rPr>
                <w:noProof/>
                <w:webHidden/>
              </w:rPr>
              <w:t>28</w:t>
            </w:r>
            <w:r>
              <w:rPr>
                <w:noProof/>
                <w:webHidden/>
              </w:rPr>
              <w:fldChar w:fldCharType="end"/>
            </w:r>
          </w:hyperlink>
        </w:p>
        <w:p w14:paraId="5B749880" w14:textId="551E8D9F" w:rsidR="00256EB9" w:rsidRDefault="00256EB9">
          <w:pPr>
            <w:pStyle w:val="TOC2"/>
            <w:tabs>
              <w:tab w:val="left" w:pos="960"/>
              <w:tab w:val="right" w:leader="dot" w:pos="9016"/>
            </w:tabs>
            <w:rPr>
              <w:rFonts w:eastAsiaTheme="minorEastAsia" w:cstheme="minorBidi"/>
              <w:b w:val="0"/>
              <w:bCs w:val="0"/>
              <w:noProof/>
              <w:sz w:val="24"/>
              <w:szCs w:val="24"/>
              <w:lang w:val="en-IN" w:eastAsia="en-GB"/>
            </w:rPr>
          </w:pPr>
          <w:hyperlink w:anchor="_Toc123301003" w:history="1">
            <w:r w:rsidRPr="009368BE">
              <w:rPr>
                <w:rStyle w:val="Hyperlink"/>
                <w:noProof/>
              </w:rPr>
              <w:t>6.1</w:t>
            </w:r>
            <w:r>
              <w:rPr>
                <w:rFonts w:eastAsiaTheme="minorEastAsia" w:cstheme="minorBidi"/>
                <w:b w:val="0"/>
                <w:bCs w:val="0"/>
                <w:noProof/>
                <w:sz w:val="24"/>
                <w:szCs w:val="24"/>
                <w:lang w:val="en-IN" w:eastAsia="en-GB"/>
              </w:rPr>
              <w:tab/>
            </w:r>
            <w:r w:rsidRPr="009368BE">
              <w:rPr>
                <w:rStyle w:val="Hyperlink"/>
                <w:noProof/>
              </w:rPr>
              <w:t>Browsing data sets in the Information assets view</w:t>
            </w:r>
            <w:r>
              <w:rPr>
                <w:noProof/>
                <w:webHidden/>
              </w:rPr>
              <w:tab/>
            </w:r>
            <w:r>
              <w:rPr>
                <w:noProof/>
                <w:webHidden/>
              </w:rPr>
              <w:fldChar w:fldCharType="begin"/>
            </w:r>
            <w:r>
              <w:rPr>
                <w:noProof/>
                <w:webHidden/>
              </w:rPr>
              <w:instrText xml:space="preserve"> PAGEREF _Toc123301003 \h </w:instrText>
            </w:r>
            <w:r>
              <w:rPr>
                <w:noProof/>
                <w:webHidden/>
              </w:rPr>
            </w:r>
            <w:r>
              <w:rPr>
                <w:noProof/>
                <w:webHidden/>
              </w:rPr>
              <w:fldChar w:fldCharType="separate"/>
            </w:r>
            <w:r>
              <w:rPr>
                <w:noProof/>
                <w:webHidden/>
              </w:rPr>
              <w:t>28</w:t>
            </w:r>
            <w:r>
              <w:rPr>
                <w:noProof/>
                <w:webHidden/>
              </w:rPr>
              <w:fldChar w:fldCharType="end"/>
            </w:r>
          </w:hyperlink>
        </w:p>
        <w:p w14:paraId="230B5E8A" w14:textId="1377366E" w:rsidR="00256EB9" w:rsidRDefault="00256EB9">
          <w:pPr>
            <w:pStyle w:val="TOC2"/>
            <w:tabs>
              <w:tab w:val="left" w:pos="960"/>
              <w:tab w:val="right" w:leader="dot" w:pos="9016"/>
            </w:tabs>
            <w:rPr>
              <w:rFonts w:eastAsiaTheme="minorEastAsia" w:cstheme="minorBidi"/>
              <w:b w:val="0"/>
              <w:bCs w:val="0"/>
              <w:noProof/>
              <w:sz w:val="24"/>
              <w:szCs w:val="24"/>
              <w:lang w:val="en-IN" w:eastAsia="en-GB"/>
            </w:rPr>
          </w:pPr>
          <w:hyperlink w:anchor="_Toc123301004" w:history="1">
            <w:r w:rsidRPr="009368BE">
              <w:rPr>
                <w:rStyle w:val="Hyperlink"/>
                <w:noProof/>
              </w:rPr>
              <w:t>6.2</w:t>
            </w:r>
            <w:r>
              <w:rPr>
                <w:rFonts w:eastAsiaTheme="minorEastAsia" w:cstheme="minorBidi"/>
                <w:b w:val="0"/>
                <w:bCs w:val="0"/>
                <w:noProof/>
                <w:sz w:val="24"/>
                <w:szCs w:val="24"/>
                <w:lang w:val="en-IN" w:eastAsia="en-GB"/>
              </w:rPr>
              <w:tab/>
            </w:r>
            <w:r w:rsidRPr="009368BE">
              <w:rPr>
                <w:rStyle w:val="Hyperlink"/>
                <w:noProof/>
              </w:rPr>
              <w:t>Browsing data sets in the Default catalog</w:t>
            </w:r>
            <w:r>
              <w:rPr>
                <w:noProof/>
                <w:webHidden/>
              </w:rPr>
              <w:tab/>
            </w:r>
            <w:r>
              <w:rPr>
                <w:noProof/>
                <w:webHidden/>
              </w:rPr>
              <w:fldChar w:fldCharType="begin"/>
            </w:r>
            <w:r>
              <w:rPr>
                <w:noProof/>
                <w:webHidden/>
              </w:rPr>
              <w:instrText xml:space="preserve"> PAGEREF _Toc123301004 \h </w:instrText>
            </w:r>
            <w:r>
              <w:rPr>
                <w:noProof/>
                <w:webHidden/>
              </w:rPr>
            </w:r>
            <w:r>
              <w:rPr>
                <w:noProof/>
                <w:webHidden/>
              </w:rPr>
              <w:fldChar w:fldCharType="separate"/>
            </w:r>
            <w:r>
              <w:rPr>
                <w:noProof/>
                <w:webHidden/>
              </w:rPr>
              <w:t>29</w:t>
            </w:r>
            <w:r>
              <w:rPr>
                <w:noProof/>
                <w:webHidden/>
              </w:rPr>
              <w:fldChar w:fldCharType="end"/>
            </w:r>
          </w:hyperlink>
        </w:p>
        <w:p w14:paraId="00F2DC72" w14:textId="0636872A" w:rsidR="00E426A0" w:rsidRPr="003629E0" w:rsidRDefault="00E426A0" w:rsidP="00E426A0">
          <w:pPr>
            <w:rPr>
              <w:lang w:val="en-US"/>
            </w:rPr>
          </w:pPr>
          <w:r w:rsidRPr="003629E0">
            <w:rPr>
              <w:b/>
              <w:bCs/>
              <w:noProof/>
              <w:lang w:val="en-US"/>
            </w:rPr>
            <w:lastRenderedPageBreak/>
            <w:fldChar w:fldCharType="end"/>
          </w:r>
        </w:p>
      </w:sdtContent>
    </w:sdt>
    <w:p w14:paraId="3D16D5A4" w14:textId="7F554242" w:rsidR="00231DB4" w:rsidRDefault="00231DB4" w:rsidP="0050740C">
      <w:pPr>
        <w:pStyle w:val="Heading1"/>
      </w:pPr>
      <w:bookmarkStart w:id="0" w:name="_Toc123300962"/>
      <w:r>
        <w:lastRenderedPageBreak/>
        <w:t>Introduction</w:t>
      </w:r>
      <w:bookmarkEnd w:id="0"/>
    </w:p>
    <w:p w14:paraId="3FE3D680" w14:textId="142D0606" w:rsidR="004F40FF" w:rsidRDefault="00231DB4" w:rsidP="004F40FF">
      <w:pPr>
        <w:rPr>
          <w:lang w:val="en-US" w:eastAsia="en-US"/>
        </w:rPr>
      </w:pPr>
      <w:r>
        <w:rPr>
          <w:lang w:val="en-US" w:eastAsia="en-US"/>
        </w:rPr>
        <w:t xml:space="preserve">Before starting with the actual hands-on lab, make yourself comfortable with the </w:t>
      </w:r>
      <w:r w:rsidR="009D2A3D">
        <w:rPr>
          <w:lang w:val="en-US" w:eastAsia="en-US"/>
        </w:rPr>
        <w:t>Cloud Pak for Data (CPD) knowledge center</w:t>
      </w:r>
      <w:r w:rsidR="00E172FF">
        <w:rPr>
          <w:lang w:val="en-US"/>
        </w:rPr>
        <w:t xml:space="preserve">. </w:t>
      </w:r>
      <w:r w:rsidR="004F40FF">
        <w:rPr>
          <w:lang w:val="en-US" w:eastAsia="en-US"/>
        </w:rPr>
        <w:t xml:space="preserve">It can be accessed under the following URL: </w:t>
      </w:r>
      <w:hyperlink r:id="rId9" w:history="1">
        <w:r w:rsidR="003E6F8B" w:rsidRPr="006A7159">
          <w:rPr>
            <w:rStyle w:val="Hyperlink"/>
            <w:lang w:val="en-US" w:eastAsia="en-US"/>
          </w:rPr>
          <w:t>https://www.ibm.com/docs/en/cloud-paks/cp-data/4.6.x?topic=overview</w:t>
        </w:r>
      </w:hyperlink>
    </w:p>
    <w:p w14:paraId="180F5E9F" w14:textId="77777777" w:rsidR="004F40FF" w:rsidRDefault="004F40FF" w:rsidP="00231DB4">
      <w:pPr>
        <w:rPr>
          <w:lang w:val="en-US" w:eastAsia="en-US"/>
        </w:rPr>
      </w:pPr>
    </w:p>
    <w:p w14:paraId="7F2DC9FB" w14:textId="13254687" w:rsidR="009D2A3D" w:rsidRDefault="009D2A3D" w:rsidP="00231DB4">
      <w:pPr>
        <w:rPr>
          <w:lang w:val="en-US" w:eastAsia="en-US"/>
        </w:rPr>
      </w:pPr>
      <w:r>
        <w:rPr>
          <w:lang w:val="en-US" w:eastAsia="en-US"/>
        </w:rPr>
        <w:t xml:space="preserve">The </w:t>
      </w:r>
      <w:r w:rsidRPr="009D2A3D">
        <w:rPr>
          <w:b/>
          <w:bCs/>
          <w:i/>
          <w:iCs/>
          <w:lang w:val="en-US" w:eastAsia="en-US"/>
        </w:rPr>
        <w:t>Table of Contents</w:t>
      </w:r>
      <w:r>
        <w:rPr>
          <w:lang w:val="en-US" w:eastAsia="en-US"/>
        </w:rPr>
        <w:t xml:space="preserve"> tab on the left is the primary navigating tree that points to all sections of the document. The most relevant ones for the </w:t>
      </w:r>
      <w:r w:rsidRPr="009D2A3D">
        <w:rPr>
          <w:i/>
          <w:iCs/>
          <w:lang w:val="en-US" w:eastAsia="en-US"/>
        </w:rPr>
        <w:t>Watson Knowledge Catalog</w:t>
      </w:r>
      <w:r>
        <w:rPr>
          <w:lang w:val="en-US" w:eastAsia="en-US"/>
        </w:rPr>
        <w:t xml:space="preserve"> service are</w:t>
      </w:r>
      <w:r w:rsidR="007B2302">
        <w:rPr>
          <w:lang w:val="en-US" w:eastAsia="en-US"/>
        </w:rPr>
        <w:t xml:space="preserve"> summarized in the following table</w:t>
      </w:r>
      <w:r>
        <w:rPr>
          <w:lang w:val="en-US" w:eastAsia="en-US"/>
        </w:rPr>
        <w:t>:</w:t>
      </w:r>
    </w:p>
    <w:p w14:paraId="2E636D93" w14:textId="376F650A" w:rsidR="007B2302" w:rsidRDefault="007B2302" w:rsidP="00231DB4">
      <w:pPr>
        <w:rPr>
          <w:lang w:val="en-US" w:eastAsia="en-US"/>
        </w:rPr>
      </w:pPr>
    </w:p>
    <w:tbl>
      <w:tblPr>
        <w:tblStyle w:val="TableGrid"/>
        <w:tblW w:w="0" w:type="auto"/>
        <w:tblLook w:val="04A0" w:firstRow="1" w:lastRow="0" w:firstColumn="1" w:lastColumn="0" w:noHBand="0" w:noVBand="1"/>
      </w:tblPr>
      <w:tblGrid>
        <w:gridCol w:w="3114"/>
        <w:gridCol w:w="5902"/>
      </w:tblGrid>
      <w:tr w:rsidR="007B2302" w14:paraId="034DEC98" w14:textId="77777777" w:rsidTr="00E629E6">
        <w:tc>
          <w:tcPr>
            <w:tcW w:w="3114" w:type="dxa"/>
            <w:shd w:val="clear" w:color="auto" w:fill="D9D9D9" w:themeFill="background1" w:themeFillShade="D9"/>
          </w:tcPr>
          <w:p w14:paraId="1F77F7E4" w14:textId="29F06BEC" w:rsidR="007B2302" w:rsidRPr="00E629E6" w:rsidRDefault="00E629E6" w:rsidP="00231DB4">
            <w:pPr>
              <w:rPr>
                <w:b/>
                <w:bCs/>
                <w:lang w:val="en-US" w:eastAsia="en-US"/>
              </w:rPr>
            </w:pPr>
            <w:r w:rsidRPr="00E629E6">
              <w:rPr>
                <w:b/>
                <w:bCs/>
                <w:lang w:val="en-US" w:eastAsia="en-US"/>
              </w:rPr>
              <w:t>Topics</w:t>
            </w:r>
          </w:p>
        </w:tc>
        <w:tc>
          <w:tcPr>
            <w:tcW w:w="5902" w:type="dxa"/>
            <w:shd w:val="clear" w:color="auto" w:fill="D9D9D9" w:themeFill="background1" w:themeFillShade="D9"/>
          </w:tcPr>
          <w:p w14:paraId="586DB1E1" w14:textId="10457BC7" w:rsidR="007B2302" w:rsidRPr="00E629E6" w:rsidRDefault="00102874" w:rsidP="00231DB4">
            <w:pPr>
              <w:rPr>
                <w:b/>
                <w:bCs/>
                <w:lang w:val="en-US" w:eastAsia="en-US"/>
              </w:rPr>
            </w:pPr>
            <w:r w:rsidRPr="00E629E6">
              <w:rPr>
                <w:b/>
                <w:bCs/>
                <w:lang w:val="en-US" w:eastAsia="en-US"/>
              </w:rPr>
              <w:t>Section</w:t>
            </w:r>
          </w:p>
        </w:tc>
      </w:tr>
      <w:tr w:rsidR="007B2302" w14:paraId="0950E16A" w14:textId="77777777" w:rsidTr="00102874">
        <w:tc>
          <w:tcPr>
            <w:tcW w:w="3114" w:type="dxa"/>
          </w:tcPr>
          <w:p w14:paraId="5F7A2D40" w14:textId="2FEBF820" w:rsidR="007B2302" w:rsidRDefault="00102874" w:rsidP="00231DB4">
            <w:pPr>
              <w:rPr>
                <w:lang w:val="en-US" w:eastAsia="en-US"/>
              </w:rPr>
            </w:pPr>
            <w:r>
              <w:t>Limitations and known issues</w:t>
            </w:r>
          </w:p>
        </w:tc>
        <w:tc>
          <w:tcPr>
            <w:tcW w:w="5902" w:type="dxa"/>
          </w:tcPr>
          <w:p w14:paraId="6D26ECA2" w14:textId="540CF0DC" w:rsidR="007B2302" w:rsidRPr="00102874" w:rsidRDefault="00102874" w:rsidP="00102874">
            <w:pPr>
              <w:rPr>
                <w:lang w:val="en-US" w:eastAsia="en-US"/>
              </w:rPr>
            </w:pPr>
            <w:r>
              <w:t xml:space="preserve">Overview -&gt; Limitations and known issues -&gt; Watson Knowledge </w:t>
            </w:r>
            <w:r w:rsidR="00856894" w:rsidRPr="00856894">
              <w:rPr>
                <w:lang w:val="en-US"/>
              </w:rPr>
              <w:t>C</w:t>
            </w:r>
            <w:proofErr w:type="spellStart"/>
            <w:r>
              <w:t>atalog</w:t>
            </w:r>
            <w:proofErr w:type="spellEnd"/>
          </w:p>
        </w:tc>
      </w:tr>
      <w:tr w:rsidR="007B2302" w14:paraId="0F6363C4" w14:textId="77777777" w:rsidTr="00102874">
        <w:tc>
          <w:tcPr>
            <w:tcW w:w="3114" w:type="dxa"/>
          </w:tcPr>
          <w:p w14:paraId="7EE45BF9" w14:textId="429F4486" w:rsidR="007B2302" w:rsidRDefault="00102874" w:rsidP="00231DB4">
            <w:pPr>
              <w:rPr>
                <w:lang w:val="en-US" w:eastAsia="en-US"/>
              </w:rPr>
            </w:pPr>
            <w:r>
              <w:rPr>
                <w:lang w:val="en-US" w:eastAsia="en-US"/>
              </w:rPr>
              <w:t>Overview, installation, migration, backup &amp; restore, upgrade</w:t>
            </w:r>
          </w:p>
        </w:tc>
        <w:tc>
          <w:tcPr>
            <w:tcW w:w="5902" w:type="dxa"/>
          </w:tcPr>
          <w:p w14:paraId="19A94FB4" w14:textId="634A2637" w:rsidR="007B2302" w:rsidRPr="00102874" w:rsidRDefault="00102874" w:rsidP="00102874">
            <w:pPr>
              <w:rPr>
                <w:lang w:val="en-US" w:eastAsia="en-US"/>
              </w:rPr>
            </w:pPr>
            <w:r>
              <w:t xml:space="preserve">Services and integrations -&gt; Services in the catalog -&gt; Data governance services -&gt; Watson Knowledge </w:t>
            </w:r>
            <w:r w:rsidR="00856894" w:rsidRPr="00856894">
              <w:rPr>
                <w:lang w:val="en-US"/>
              </w:rPr>
              <w:t>C</w:t>
            </w:r>
            <w:proofErr w:type="spellStart"/>
            <w:r>
              <w:t>atalog</w:t>
            </w:r>
            <w:proofErr w:type="spellEnd"/>
          </w:p>
        </w:tc>
      </w:tr>
      <w:tr w:rsidR="007B2302" w14:paraId="5D7DD58E" w14:textId="77777777" w:rsidTr="00102874">
        <w:tc>
          <w:tcPr>
            <w:tcW w:w="3114" w:type="dxa"/>
          </w:tcPr>
          <w:p w14:paraId="72F71298" w14:textId="0D9057BC" w:rsidR="007B2302" w:rsidRDefault="00102874" w:rsidP="00231DB4">
            <w:pPr>
              <w:rPr>
                <w:lang w:val="en-US" w:eastAsia="en-US"/>
              </w:rPr>
            </w:pPr>
            <w:r>
              <w:rPr>
                <w:lang w:val="en-US" w:eastAsia="en-US"/>
              </w:rPr>
              <w:t>Creating and administering projects</w:t>
            </w:r>
          </w:p>
        </w:tc>
        <w:tc>
          <w:tcPr>
            <w:tcW w:w="5902" w:type="dxa"/>
          </w:tcPr>
          <w:p w14:paraId="0B913A7F" w14:textId="290A6462" w:rsidR="007B2302" w:rsidRDefault="00102874" w:rsidP="00231DB4">
            <w:pPr>
              <w:rPr>
                <w:lang w:val="en-US" w:eastAsia="en-US"/>
              </w:rPr>
            </w:pPr>
            <w:r>
              <w:rPr>
                <w:lang w:val="en-US" w:eastAsia="en-US"/>
              </w:rPr>
              <w:t>Projects</w:t>
            </w:r>
          </w:p>
        </w:tc>
      </w:tr>
      <w:tr w:rsidR="007B2302" w14:paraId="24451D29" w14:textId="77777777" w:rsidTr="00102874">
        <w:tc>
          <w:tcPr>
            <w:tcW w:w="3114" w:type="dxa"/>
          </w:tcPr>
          <w:p w14:paraId="3F768400" w14:textId="623E3642" w:rsidR="007B2302" w:rsidRDefault="00102874" w:rsidP="00231DB4">
            <w:pPr>
              <w:rPr>
                <w:lang w:val="en-US" w:eastAsia="en-US"/>
              </w:rPr>
            </w:pPr>
            <w:r>
              <w:rPr>
                <w:lang w:val="en-US" w:eastAsia="en-US"/>
              </w:rPr>
              <w:t>Access</w:t>
            </w:r>
            <w:r w:rsidR="0029126A">
              <w:rPr>
                <w:lang w:val="en-US" w:eastAsia="en-US"/>
              </w:rPr>
              <w:t>ing</w:t>
            </w:r>
            <w:r>
              <w:rPr>
                <w:lang w:val="en-US" w:eastAsia="en-US"/>
              </w:rPr>
              <w:t xml:space="preserve"> and search</w:t>
            </w:r>
            <w:r w:rsidR="0029126A">
              <w:rPr>
                <w:lang w:val="en-US" w:eastAsia="en-US"/>
              </w:rPr>
              <w:t>ing</w:t>
            </w:r>
            <w:r>
              <w:rPr>
                <w:lang w:val="en-US" w:eastAsia="en-US"/>
              </w:rPr>
              <w:t xml:space="preserve"> for data, connect</w:t>
            </w:r>
            <w:r w:rsidR="0029126A">
              <w:rPr>
                <w:lang w:val="en-US" w:eastAsia="en-US"/>
              </w:rPr>
              <w:t>ing</w:t>
            </w:r>
            <w:r>
              <w:rPr>
                <w:lang w:val="en-US" w:eastAsia="en-US"/>
              </w:rPr>
              <w:t xml:space="preserve"> to data sources, supported data sources</w:t>
            </w:r>
          </w:p>
        </w:tc>
        <w:tc>
          <w:tcPr>
            <w:tcW w:w="5902" w:type="dxa"/>
          </w:tcPr>
          <w:p w14:paraId="40B2BE8E" w14:textId="7FDD8E94" w:rsidR="007B2302" w:rsidRDefault="00102874" w:rsidP="00231DB4">
            <w:pPr>
              <w:rPr>
                <w:lang w:val="en-US" w:eastAsia="en-US"/>
              </w:rPr>
            </w:pPr>
            <w:r>
              <w:rPr>
                <w:lang w:val="en-US" w:eastAsia="en-US"/>
              </w:rPr>
              <w:t>Accessing data</w:t>
            </w:r>
          </w:p>
        </w:tc>
      </w:tr>
      <w:tr w:rsidR="0029126A" w14:paraId="6B83D8F4" w14:textId="77777777" w:rsidTr="00102874">
        <w:tc>
          <w:tcPr>
            <w:tcW w:w="3114" w:type="dxa"/>
          </w:tcPr>
          <w:p w14:paraId="10048A79" w14:textId="6BE99A58" w:rsidR="0029126A" w:rsidRDefault="0029126A" w:rsidP="00231DB4">
            <w:pPr>
              <w:rPr>
                <w:lang w:val="en-US" w:eastAsia="en-US"/>
              </w:rPr>
            </w:pPr>
            <w:r>
              <w:rPr>
                <w:lang w:val="en-US" w:eastAsia="en-US"/>
              </w:rPr>
              <w:t xml:space="preserve">Governance, </w:t>
            </w:r>
            <w:r w:rsidR="00AE5CE6">
              <w:rPr>
                <w:lang w:val="en-US" w:eastAsia="en-US"/>
              </w:rPr>
              <w:t>catalogs, governance artifacts, data discovery, metadata import</w:t>
            </w:r>
          </w:p>
        </w:tc>
        <w:tc>
          <w:tcPr>
            <w:tcW w:w="5902" w:type="dxa"/>
          </w:tcPr>
          <w:p w14:paraId="1940F1AA" w14:textId="0F344BF2" w:rsidR="0029126A" w:rsidRDefault="00AE5CE6" w:rsidP="00231DB4">
            <w:pPr>
              <w:rPr>
                <w:lang w:val="en-US" w:eastAsia="en-US"/>
              </w:rPr>
            </w:pPr>
            <w:r>
              <w:rPr>
                <w:lang w:val="en-US" w:eastAsia="en-US"/>
              </w:rPr>
              <w:t>Enterprise governance -&gt; Watson Knowledge Catalog</w:t>
            </w:r>
          </w:p>
        </w:tc>
      </w:tr>
      <w:tr w:rsidR="00AE5CE6" w14:paraId="350BB942" w14:textId="77777777" w:rsidTr="00102874">
        <w:tc>
          <w:tcPr>
            <w:tcW w:w="3114" w:type="dxa"/>
          </w:tcPr>
          <w:p w14:paraId="39AAD0BF" w14:textId="5D544B48" w:rsidR="00AE5CE6" w:rsidRDefault="00AE5CE6" w:rsidP="00231DB4">
            <w:pPr>
              <w:rPr>
                <w:lang w:val="en-US" w:eastAsia="en-US"/>
              </w:rPr>
            </w:pPr>
            <w:r>
              <w:rPr>
                <w:lang w:val="en-US" w:eastAsia="en-US"/>
              </w:rPr>
              <w:t>Governance workflows</w:t>
            </w:r>
          </w:p>
        </w:tc>
        <w:tc>
          <w:tcPr>
            <w:tcW w:w="5902" w:type="dxa"/>
          </w:tcPr>
          <w:p w14:paraId="6917119E" w14:textId="7C731AA5" w:rsidR="00AE5CE6" w:rsidRDefault="00AE5CE6" w:rsidP="00231DB4">
            <w:pPr>
              <w:rPr>
                <w:lang w:val="en-US" w:eastAsia="en-US"/>
              </w:rPr>
            </w:pPr>
            <w:r>
              <w:rPr>
                <w:lang w:val="en-US" w:eastAsia="en-US"/>
              </w:rPr>
              <w:t>Enterprise governance -&gt; Workflows</w:t>
            </w:r>
          </w:p>
        </w:tc>
      </w:tr>
      <w:tr w:rsidR="00DD5998" w14:paraId="7342837A" w14:textId="77777777" w:rsidTr="00102874">
        <w:tc>
          <w:tcPr>
            <w:tcW w:w="3114" w:type="dxa"/>
          </w:tcPr>
          <w:p w14:paraId="1A0E80F3" w14:textId="1496F61F" w:rsidR="00DD5998" w:rsidRDefault="00DD5998" w:rsidP="00231DB4">
            <w:pPr>
              <w:rPr>
                <w:lang w:val="en-US" w:eastAsia="en-US"/>
              </w:rPr>
            </w:pPr>
            <w:r>
              <w:rPr>
                <w:lang w:val="en-US" w:eastAsia="en-US"/>
              </w:rPr>
              <w:t>Developer resources &amp; APIs</w:t>
            </w:r>
          </w:p>
        </w:tc>
        <w:tc>
          <w:tcPr>
            <w:tcW w:w="5902" w:type="dxa"/>
          </w:tcPr>
          <w:p w14:paraId="3975B236" w14:textId="6455E65B" w:rsidR="00DD5998" w:rsidRDefault="00DD5998" w:rsidP="00231DB4">
            <w:pPr>
              <w:rPr>
                <w:lang w:val="en-US" w:eastAsia="en-US"/>
              </w:rPr>
            </w:pPr>
            <w:r>
              <w:rPr>
                <w:lang w:val="en-US" w:eastAsia="en-US"/>
              </w:rPr>
              <w:t>Developer resources -&gt; Available APIs -&gt; Watson Data API</w:t>
            </w:r>
          </w:p>
        </w:tc>
      </w:tr>
      <w:tr w:rsidR="00DD5998" w14:paraId="1BABF593" w14:textId="77777777" w:rsidTr="00102874">
        <w:tc>
          <w:tcPr>
            <w:tcW w:w="3114" w:type="dxa"/>
          </w:tcPr>
          <w:p w14:paraId="081DD12B" w14:textId="5E11F215" w:rsidR="00DD5998" w:rsidRDefault="00DD5998" w:rsidP="00231DB4">
            <w:pPr>
              <w:rPr>
                <w:lang w:val="en-US" w:eastAsia="en-US"/>
              </w:rPr>
            </w:pPr>
            <w:r>
              <w:rPr>
                <w:lang w:val="en-US" w:eastAsia="en-US"/>
              </w:rPr>
              <w:t>Troubleshooting</w:t>
            </w:r>
          </w:p>
        </w:tc>
        <w:tc>
          <w:tcPr>
            <w:tcW w:w="5902" w:type="dxa"/>
          </w:tcPr>
          <w:p w14:paraId="7AEE1BC3" w14:textId="55A51F2A" w:rsidR="00DD5998" w:rsidRDefault="00DD5998" w:rsidP="00231DB4">
            <w:pPr>
              <w:rPr>
                <w:lang w:val="en-US" w:eastAsia="en-US"/>
              </w:rPr>
            </w:pPr>
            <w:r>
              <w:rPr>
                <w:lang w:val="en-US" w:eastAsia="en-US"/>
              </w:rPr>
              <w:t>Troubleshooting -&gt; Watson Knowledge Catalog</w:t>
            </w:r>
          </w:p>
        </w:tc>
      </w:tr>
    </w:tbl>
    <w:p w14:paraId="704EA594" w14:textId="77777777" w:rsidR="007258D1" w:rsidRPr="007258D1" w:rsidRDefault="007258D1" w:rsidP="007258D1">
      <w:pPr>
        <w:rPr>
          <w:lang w:val="en-US" w:eastAsia="en-US"/>
        </w:rPr>
      </w:pPr>
    </w:p>
    <w:p w14:paraId="110931F0" w14:textId="77777777" w:rsidR="007258D1" w:rsidRDefault="007258D1" w:rsidP="00231DB4">
      <w:pPr>
        <w:rPr>
          <w:lang w:val="en-US" w:eastAsia="en-US"/>
        </w:rPr>
      </w:pPr>
    </w:p>
    <w:p w14:paraId="7FFFBD21" w14:textId="2D875D66" w:rsidR="007F590D" w:rsidRPr="003629E0" w:rsidRDefault="007F3DAD" w:rsidP="0050740C">
      <w:pPr>
        <w:pStyle w:val="Heading1"/>
      </w:pPr>
      <w:bookmarkStart w:id="1" w:name="_Toc123300963"/>
      <w:r w:rsidRPr="003629E0">
        <w:lastRenderedPageBreak/>
        <w:t>Preparation</w:t>
      </w:r>
      <w:bookmarkEnd w:id="1"/>
    </w:p>
    <w:p w14:paraId="11079247" w14:textId="77777777" w:rsidR="00057568" w:rsidRPr="003629E0" w:rsidRDefault="00057568" w:rsidP="00057568">
      <w:pPr>
        <w:rPr>
          <w:lang w:val="en-US" w:eastAsia="en-US"/>
        </w:rPr>
      </w:pPr>
      <w:r w:rsidRPr="003629E0">
        <w:rPr>
          <w:lang w:val="en-US" w:eastAsia="en-US"/>
        </w:rPr>
        <w:t>This chapter covers some preparation steps for running the WKC hands-on labs.</w:t>
      </w:r>
    </w:p>
    <w:p w14:paraId="6A837366" w14:textId="77777777" w:rsidR="00B55E37" w:rsidRPr="003629E0" w:rsidRDefault="00B55E37" w:rsidP="000402B8">
      <w:pPr>
        <w:pStyle w:val="Heading2"/>
      </w:pPr>
      <w:bookmarkStart w:id="2" w:name="_Toc123300964"/>
      <w:r w:rsidRPr="003629E0">
        <w:t>Creating your personal user account</w:t>
      </w:r>
      <w:bookmarkEnd w:id="2"/>
    </w:p>
    <w:p w14:paraId="4FEF0671" w14:textId="77777777" w:rsidR="00B55E37" w:rsidRPr="003629E0" w:rsidRDefault="00B55E37" w:rsidP="00B55E37">
      <w:pPr>
        <w:rPr>
          <w:lang w:val="en-US"/>
        </w:rPr>
      </w:pPr>
      <w:r w:rsidRPr="003629E0">
        <w:rPr>
          <w:lang w:val="en-US"/>
        </w:rPr>
        <w:t xml:space="preserve">This </w:t>
      </w:r>
      <w:r w:rsidR="00057568" w:rsidRPr="003629E0">
        <w:rPr>
          <w:lang w:val="en-US"/>
        </w:rPr>
        <w:t>section</w:t>
      </w:r>
      <w:r w:rsidRPr="003629E0">
        <w:rPr>
          <w:lang w:val="en-US"/>
        </w:rPr>
        <w:t xml:space="preserve"> describes how to create and adjust </w:t>
      </w:r>
      <w:r w:rsidR="00A47E3C" w:rsidRPr="003629E0">
        <w:rPr>
          <w:lang w:val="en-US"/>
        </w:rPr>
        <w:t>your</w:t>
      </w:r>
      <w:r w:rsidRPr="003629E0">
        <w:rPr>
          <w:lang w:val="en-US"/>
        </w:rPr>
        <w:t xml:space="preserve"> CPD user </w:t>
      </w:r>
      <w:r w:rsidR="00A47E3C" w:rsidRPr="003629E0">
        <w:rPr>
          <w:lang w:val="en-US"/>
        </w:rPr>
        <w:t xml:space="preserve">id </w:t>
      </w:r>
      <w:r w:rsidRPr="003629E0">
        <w:rPr>
          <w:lang w:val="en-US"/>
        </w:rPr>
        <w:t>to be used for the workshop. If you already have an account, verify that the correct roles and permissions are assigned to it.</w:t>
      </w:r>
    </w:p>
    <w:p w14:paraId="3C8434CF" w14:textId="780BDF3A" w:rsidR="005F2C9B" w:rsidRPr="005F2C9B" w:rsidRDefault="005F2C9B" w:rsidP="005F2C9B">
      <w:pPr>
        <w:pStyle w:val="ListParagraph"/>
        <w:numPr>
          <w:ilvl w:val="0"/>
          <w:numId w:val="16"/>
        </w:numPr>
      </w:pPr>
      <w:r>
        <w:t xml:space="preserve">Navigate to the URL of the CPD cluster using a recent version of the </w:t>
      </w:r>
      <w:r w:rsidRPr="005F2C9B">
        <w:t>Mozilla Firefox</w:t>
      </w:r>
      <w:r>
        <w:t>, Google Chrome, or Microsoft Edge browser.</w:t>
      </w:r>
    </w:p>
    <w:p w14:paraId="1FD6F698" w14:textId="74F3800C" w:rsidR="00B55E37" w:rsidRPr="003629E0" w:rsidRDefault="00B55E37" w:rsidP="00B55E37">
      <w:pPr>
        <w:pStyle w:val="ListParagraph"/>
        <w:numPr>
          <w:ilvl w:val="0"/>
          <w:numId w:val="16"/>
        </w:numPr>
      </w:pPr>
      <w:r w:rsidRPr="003629E0">
        <w:t xml:space="preserve">Logon to the CPD cluster using the </w:t>
      </w:r>
      <w:r w:rsidRPr="003629E0">
        <w:rPr>
          <w:b/>
          <w:bCs/>
          <w:i/>
          <w:iCs/>
        </w:rPr>
        <w:t>admin</w:t>
      </w:r>
      <w:r w:rsidRPr="003629E0">
        <w:t xml:space="preserve"> user. If you don’t know the </w:t>
      </w:r>
      <w:r w:rsidR="00A47E3C" w:rsidRPr="003629E0">
        <w:t xml:space="preserve">admin </w:t>
      </w:r>
      <w:r w:rsidRPr="003629E0">
        <w:t xml:space="preserve">password, ask </w:t>
      </w:r>
      <w:r w:rsidR="00A47E3C" w:rsidRPr="003629E0">
        <w:t xml:space="preserve">a </w:t>
      </w:r>
      <w:r w:rsidRPr="003629E0">
        <w:t xml:space="preserve">colleague to create the </w:t>
      </w:r>
      <w:r w:rsidR="00595031" w:rsidRPr="003629E0">
        <w:t>account for you.</w:t>
      </w:r>
    </w:p>
    <w:p w14:paraId="14BEDB05" w14:textId="2827D190" w:rsidR="00B55E37" w:rsidRPr="003629E0" w:rsidRDefault="00B55E37" w:rsidP="00B55E37">
      <w:pPr>
        <w:pStyle w:val="ListParagraph"/>
        <w:numPr>
          <w:ilvl w:val="0"/>
          <w:numId w:val="16"/>
        </w:numPr>
      </w:pPr>
      <w:r w:rsidRPr="003629E0">
        <w:t xml:space="preserve">In the main menu, navigate to </w:t>
      </w:r>
      <w:r w:rsidR="00C94929">
        <w:rPr>
          <w:b/>
          <w:bCs/>
          <w:i/>
          <w:iCs/>
        </w:rPr>
        <w:t>Administration</w:t>
      </w:r>
      <w:r w:rsidRPr="003629E0">
        <w:rPr>
          <w:b/>
          <w:bCs/>
          <w:i/>
          <w:iCs/>
        </w:rPr>
        <w:t xml:space="preserve">-&gt; </w:t>
      </w:r>
      <w:r w:rsidR="00C94929">
        <w:rPr>
          <w:b/>
          <w:bCs/>
          <w:i/>
          <w:iCs/>
        </w:rPr>
        <w:t>User management</w:t>
      </w:r>
      <w:r w:rsidRPr="003629E0">
        <w:rPr>
          <w:i/>
          <w:iCs/>
        </w:rPr>
        <w:t>.</w:t>
      </w:r>
    </w:p>
    <w:p w14:paraId="78E51253" w14:textId="77777777" w:rsidR="00B55E37" w:rsidRPr="003629E0" w:rsidRDefault="00595031" w:rsidP="00B55E37">
      <w:pPr>
        <w:pStyle w:val="ListParagraph"/>
        <w:numPr>
          <w:ilvl w:val="0"/>
          <w:numId w:val="16"/>
        </w:numPr>
      </w:pPr>
      <w:r w:rsidRPr="003629E0">
        <w:t xml:space="preserve">In the </w:t>
      </w:r>
      <w:r w:rsidRPr="003629E0">
        <w:rPr>
          <w:i/>
          <w:iCs/>
        </w:rPr>
        <w:t>Users</w:t>
      </w:r>
      <w:r w:rsidRPr="003629E0">
        <w:t xml:space="preserve"> tab, click on </w:t>
      </w:r>
      <w:r w:rsidRPr="003629E0">
        <w:rPr>
          <w:b/>
          <w:bCs/>
          <w:i/>
          <w:iCs/>
        </w:rPr>
        <w:t>New user</w:t>
      </w:r>
      <w:r w:rsidRPr="003629E0">
        <w:t xml:space="preserve"> </w:t>
      </w:r>
      <w:r w:rsidR="0082299D" w:rsidRPr="003629E0">
        <w:t>in the upper right corner</w:t>
      </w:r>
      <w:r w:rsidRPr="003629E0">
        <w:t>.</w:t>
      </w:r>
    </w:p>
    <w:p w14:paraId="06FCED3F" w14:textId="77777777" w:rsidR="00595031" w:rsidRPr="003629E0" w:rsidRDefault="00595031" w:rsidP="00B55E37">
      <w:pPr>
        <w:pStyle w:val="ListParagraph"/>
        <w:numPr>
          <w:ilvl w:val="0"/>
          <w:numId w:val="16"/>
        </w:numPr>
      </w:pPr>
      <w:r w:rsidRPr="003629E0">
        <w:t xml:space="preserve">On the </w:t>
      </w:r>
      <w:r w:rsidRPr="003629E0">
        <w:rPr>
          <w:i/>
          <w:iCs/>
        </w:rPr>
        <w:t>New user</w:t>
      </w:r>
      <w:r w:rsidRPr="003629E0">
        <w:t xml:space="preserve"> panel enter</w:t>
      </w:r>
    </w:p>
    <w:p w14:paraId="30263D5D" w14:textId="3F222B57" w:rsidR="00595031" w:rsidRPr="003629E0" w:rsidRDefault="00595031" w:rsidP="00595031">
      <w:pPr>
        <w:pStyle w:val="ListParagraph"/>
        <w:numPr>
          <w:ilvl w:val="1"/>
          <w:numId w:val="16"/>
        </w:numPr>
      </w:pPr>
      <w:r w:rsidRPr="003629E0">
        <w:rPr>
          <w:b/>
          <w:bCs/>
          <w:i/>
          <w:iCs/>
        </w:rPr>
        <w:t>User</w:t>
      </w:r>
      <w:r w:rsidRPr="003629E0">
        <w:t>: Your first and last name, e.g. “</w:t>
      </w:r>
      <w:r w:rsidR="003E6F8B">
        <w:t>Pravin Kedia</w:t>
      </w:r>
      <w:r w:rsidRPr="003629E0">
        <w:t>”</w:t>
      </w:r>
    </w:p>
    <w:p w14:paraId="460CEA75" w14:textId="3FF182CA" w:rsidR="00595031" w:rsidRPr="003629E0" w:rsidRDefault="00595031" w:rsidP="00595031">
      <w:pPr>
        <w:pStyle w:val="ListParagraph"/>
        <w:numPr>
          <w:ilvl w:val="1"/>
          <w:numId w:val="16"/>
        </w:numPr>
      </w:pPr>
      <w:r w:rsidRPr="003629E0">
        <w:rPr>
          <w:b/>
          <w:bCs/>
          <w:i/>
          <w:iCs/>
        </w:rPr>
        <w:t>Username</w:t>
      </w:r>
      <w:r w:rsidRPr="003629E0">
        <w:t>: Your user-id, e.g. “</w:t>
      </w:r>
      <w:proofErr w:type="spellStart"/>
      <w:r w:rsidR="003E6F8B">
        <w:t>prakedia</w:t>
      </w:r>
      <w:proofErr w:type="spellEnd"/>
      <w:r w:rsidRPr="003629E0">
        <w:t>”</w:t>
      </w:r>
    </w:p>
    <w:p w14:paraId="788B63E4" w14:textId="7154960A" w:rsidR="00595031" w:rsidRPr="003629E0" w:rsidRDefault="00595031" w:rsidP="00595031">
      <w:pPr>
        <w:pStyle w:val="ListParagraph"/>
        <w:numPr>
          <w:ilvl w:val="1"/>
          <w:numId w:val="16"/>
        </w:numPr>
      </w:pPr>
      <w:r w:rsidRPr="003629E0">
        <w:rPr>
          <w:b/>
          <w:bCs/>
          <w:i/>
          <w:iCs/>
        </w:rPr>
        <w:t>E</w:t>
      </w:r>
      <w:r w:rsidR="00BC33C8" w:rsidRPr="003629E0">
        <w:rPr>
          <w:b/>
          <w:bCs/>
          <w:i/>
          <w:iCs/>
        </w:rPr>
        <w:t>m</w:t>
      </w:r>
      <w:r w:rsidRPr="003629E0">
        <w:rPr>
          <w:b/>
          <w:bCs/>
          <w:i/>
          <w:iCs/>
        </w:rPr>
        <w:t>ail</w:t>
      </w:r>
      <w:r w:rsidRPr="003629E0">
        <w:t>: Your IBM email address, e.g. “</w:t>
      </w:r>
      <w:r w:rsidR="003E6F8B">
        <w:t>prakedia</w:t>
      </w:r>
      <w:r w:rsidRPr="003629E0">
        <w:t>@de.ibm.com”</w:t>
      </w:r>
    </w:p>
    <w:p w14:paraId="1684166B" w14:textId="77777777" w:rsidR="00B55E37" w:rsidRPr="003629E0" w:rsidRDefault="00595031" w:rsidP="007F3DAD">
      <w:pPr>
        <w:pStyle w:val="ListParagraph"/>
        <w:numPr>
          <w:ilvl w:val="1"/>
          <w:numId w:val="16"/>
        </w:numPr>
      </w:pPr>
      <w:r w:rsidRPr="003629E0">
        <w:rPr>
          <w:b/>
          <w:bCs/>
          <w:i/>
          <w:iCs/>
        </w:rPr>
        <w:t>Password</w:t>
      </w:r>
      <w:r w:rsidRPr="003629E0">
        <w:t xml:space="preserve"> / </w:t>
      </w:r>
      <w:r w:rsidRPr="003629E0">
        <w:rPr>
          <w:b/>
          <w:bCs/>
          <w:i/>
          <w:iCs/>
        </w:rPr>
        <w:t>Re-enter password</w:t>
      </w:r>
      <w:r w:rsidRPr="003629E0">
        <w:t>: Choose a password.</w:t>
      </w:r>
    </w:p>
    <w:p w14:paraId="645CD29F" w14:textId="77777777" w:rsidR="004478B4" w:rsidRPr="003629E0" w:rsidRDefault="00595031" w:rsidP="004478B4">
      <w:pPr>
        <w:pStyle w:val="ListParagraph"/>
        <w:numPr>
          <w:ilvl w:val="0"/>
          <w:numId w:val="16"/>
        </w:numPr>
      </w:pPr>
      <w:r w:rsidRPr="003629E0">
        <w:t xml:space="preserve">Select all available roles and click </w:t>
      </w:r>
      <w:r w:rsidRPr="003629E0">
        <w:rPr>
          <w:b/>
          <w:bCs/>
          <w:i/>
          <w:iCs/>
        </w:rPr>
        <w:t>Create</w:t>
      </w:r>
      <w:r w:rsidRPr="003629E0">
        <w:t>.</w:t>
      </w:r>
      <w:r w:rsidR="004478B4" w:rsidRPr="003629E0">
        <w:br/>
      </w:r>
      <w:r w:rsidR="004478B4" w:rsidRPr="003629E0">
        <w:rPr>
          <w:noProof/>
        </w:rPr>
        <mc:AlternateContent>
          <mc:Choice Requires="wps">
            <w:drawing>
              <wp:inline distT="0" distB="0" distL="0" distR="0" wp14:anchorId="5FDB5D76" wp14:editId="7D9D53A7">
                <wp:extent cx="5259600" cy="680400"/>
                <wp:effectExtent l="0" t="0" r="0" b="5715"/>
                <wp:docPr id="3" name="Text Box 3"/>
                <wp:cNvGraphicFramePr/>
                <a:graphic xmlns:a="http://schemas.openxmlformats.org/drawingml/2006/main">
                  <a:graphicData uri="http://schemas.microsoft.com/office/word/2010/wordprocessingShape">
                    <wps:wsp>
                      <wps:cNvSpPr txBox="1"/>
                      <wps:spPr>
                        <a:xfrm>
                          <a:off x="0" y="0"/>
                          <a:ext cx="5259600" cy="680400"/>
                        </a:xfrm>
                        <a:prstGeom prst="rect">
                          <a:avLst/>
                        </a:prstGeom>
                        <a:solidFill>
                          <a:schemeClr val="accent1">
                            <a:lumMod val="20000"/>
                            <a:lumOff val="80000"/>
                          </a:schemeClr>
                        </a:solidFill>
                        <a:ln w="6350">
                          <a:noFill/>
                        </a:ln>
                      </wps:spPr>
                      <wps:txbx>
                        <w:txbxContent>
                          <w:p w14:paraId="6D6D1487" w14:textId="77777777" w:rsidR="00044E9A" w:rsidRPr="004478B4" w:rsidRDefault="00044E9A" w:rsidP="004478B4">
                            <w:pPr>
                              <w:rPr>
                                <w:i/>
                                <w:iCs/>
                                <w:color w:val="000000" w:themeColor="text1"/>
                              </w:rPr>
                            </w:pPr>
                            <w:r w:rsidRPr="004478B4">
                              <w:rPr>
                                <w:b/>
                                <w:bCs/>
                                <w:i/>
                                <w:iCs/>
                              </w:rPr>
                              <w:t>Note:</w:t>
                            </w:r>
                            <w:r w:rsidRPr="004478B4">
                              <w:rPr>
                                <w:i/>
                                <w:iCs/>
                              </w:rPr>
                              <w:t xml:space="preserve"> </w:t>
                            </w:r>
                            <w:r>
                              <w:rPr>
                                <w:i/>
                                <w:iCs/>
                              </w:rPr>
                              <w:t>I</w:t>
                            </w:r>
                            <w:r w:rsidRPr="004478B4">
                              <w:rPr>
                                <w:i/>
                                <w:iCs/>
                              </w:rPr>
                              <w:t>n order to keep it simple, you will use a single user-id for running through the workshop exercises. You may restrict your user to certain roles later in order to see which subset of capabilities is available for the individual user roles.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FDB5D76" id="_x0000_t202" coordsize="21600,21600" o:spt="202" path="m,l,21600r21600,l21600,xe">
                <v:stroke joinstyle="miter"/>
                <v:path gradientshapeok="t" o:connecttype="rect"/>
              </v:shapetype>
              <v:shape id="Text Box 3" o:spid="_x0000_s1026" type="#_x0000_t202" style="width:414.15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" fillcolor="#d9e2f3 [660]" stroked="f" strokeweight=".5pt">
                <v:textbox>
                  <w:txbxContent>
                    <w:p w14:paraId="6D6D1487" w14:textId="77777777" w:rsidR="00044E9A" w:rsidRPr="004478B4" w:rsidRDefault="00044E9A" w:rsidP="004478B4">
                      <w:pPr>
                        <w:rPr>
                          <w:i/>
                          <w:iCs/>
                          <w:color w:val="000000" w:themeColor="text1"/>
                        </w:rPr>
                      </w:pPr>
                      <w:r w:rsidRPr="004478B4">
                        <w:rPr>
                          <w:b/>
                          <w:bCs/>
                          <w:i/>
                          <w:iCs/>
                        </w:rPr>
                        <w:t>Note:</w:t>
                      </w:r>
                      <w:r w:rsidRPr="004478B4">
                        <w:rPr>
                          <w:i/>
                          <w:iCs/>
                        </w:rPr>
                        <w:t xml:space="preserve"> </w:t>
                      </w:r>
                      <w:r>
                        <w:rPr>
                          <w:i/>
                          <w:iCs/>
                        </w:rPr>
                        <w:t>I</w:t>
                      </w:r>
                      <w:r w:rsidRPr="004478B4">
                        <w:rPr>
                          <w:i/>
                          <w:iCs/>
                        </w:rPr>
                        <w:t>n order to keep it simple, you will use a single user-id for running through the workshop exercises. You may restrict your user to certain roles later in order to see which subset of capabilities is available for the individual user roles.</w:t>
                      </w:r>
                    </w:p>
                  </w:txbxContent>
                </v:textbox>
                <w10:anchorlock/>
              </v:shape>
            </w:pict>
          </mc:Fallback>
        </mc:AlternateContent>
      </w:r>
    </w:p>
    <w:p w14:paraId="5809101A" w14:textId="77777777" w:rsidR="00595031" w:rsidRPr="003629E0" w:rsidRDefault="004478B4" w:rsidP="004478B4">
      <w:pPr>
        <w:pStyle w:val="ListParagraph"/>
        <w:numPr>
          <w:ilvl w:val="0"/>
          <w:numId w:val="16"/>
        </w:numPr>
      </w:pPr>
      <w:r w:rsidRPr="003629E0">
        <w:t xml:space="preserve">In the </w:t>
      </w:r>
      <w:r w:rsidRPr="003629E0">
        <w:rPr>
          <w:b/>
          <w:bCs/>
          <w:i/>
          <w:iCs/>
        </w:rPr>
        <w:t>Roles</w:t>
      </w:r>
      <w:r w:rsidRPr="003629E0">
        <w:t xml:space="preserve"> tab, click on the </w:t>
      </w:r>
      <w:r w:rsidRPr="003629E0">
        <w:rPr>
          <w:b/>
          <w:bCs/>
          <w:i/>
          <w:iCs/>
        </w:rPr>
        <w:t>Data Steward</w:t>
      </w:r>
      <w:r w:rsidRPr="003629E0">
        <w:t xml:space="preserve"> role and check whether the </w:t>
      </w:r>
      <w:r w:rsidRPr="003629E0">
        <w:rPr>
          <w:b/>
          <w:bCs/>
          <w:i/>
          <w:iCs/>
        </w:rPr>
        <w:t>Access advanced governance capabilities</w:t>
      </w:r>
      <w:r w:rsidRPr="003629E0">
        <w:t xml:space="preserve"> permission was assigned to it. If it isn’t, click the </w:t>
      </w:r>
      <w:r w:rsidRPr="003629E0">
        <w:rPr>
          <w:b/>
          <w:bCs/>
          <w:i/>
          <w:iCs/>
        </w:rPr>
        <w:t>Edit</w:t>
      </w:r>
      <w:r w:rsidRPr="003629E0">
        <w:t xml:space="preserve"> button on the right, select the permission, and click save.</w:t>
      </w:r>
      <w:r w:rsidRPr="003629E0">
        <w:br/>
      </w:r>
      <w:r w:rsidRPr="003629E0">
        <w:rPr>
          <w:noProof/>
        </w:rPr>
        <mc:AlternateContent>
          <mc:Choice Requires="wps">
            <w:drawing>
              <wp:inline distT="0" distB="0" distL="0" distR="0" wp14:anchorId="179F1B11" wp14:editId="4DDE1625">
                <wp:extent cx="5259600" cy="822121"/>
                <wp:effectExtent l="0" t="0" r="0" b="3810"/>
                <wp:docPr id="19" name="Text Box 19"/>
                <wp:cNvGraphicFramePr/>
                <a:graphic xmlns:a="http://schemas.openxmlformats.org/drawingml/2006/main">
                  <a:graphicData uri="http://schemas.microsoft.com/office/word/2010/wordprocessingShape">
                    <wps:wsp>
                      <wps:cNvSpPr txBox="1"/>
                      <wps:spPr>
                        <a:xfrm>
                          <a:off x="0" y="0"/>
                          <a:ext cx="5259600" cy="822121"/>
                        </a:xfrm>
                        <a:prstGeom prst="rect">
                          <a:avLst/>
                        </a:prstGeom>
                        <a:solidFill>
                          <a:schemeClr val="accent2">
                            <a:lumMod val="20000"/>
                            <a:lumOff val="80000"/>
                          </a:schemeClr>
                        </a:solidFill>
                        <a:ln w="6350">
                          <a:noFill/>
                        </a:ln>
                      </wps:spPr>
                      <wps:txbx>
                        <w:txbxContent>
                          <w:p w14:paraId="42760FAB" w14:textId="77777777" w:rsidR="00044E9A" w:rsidRPr="004478B4" w:rsidRDefault="00044E9A" w:rsidP="004478B4">
                            <w:pPr>
                              <w:rPr>
                                <w:i/>
                                <w:iCs/>
                                <w:lang w:val="en-GB"/>
                              </w:rPr>
                            </w:pPr>
                            <w:r w:rsidRPr="00BC33C8">
                              <w:rPr>
                                <w:b/>
                                <w:bCs/>
                                <w:i/>
                                <w:iCs/>
                                <w:lang w:val="en-GB"/>
                              </w:rPr>
                              <w:t>Importan</w:t>
                            </w:r>
                            <w:r>
                              <w:rPr>
                                <w:b/>
                                <w:bCs/>
                                <w:i/>
                                <w:iCs/>
                                <w:lang w:val="en-GB"/>
                              </w:rPr>
                              <w:t>t</w:t>
                            </w:r>
                            <w:r w:rsidRPr="004478B4">
                              <w:rPr>
                                <w:b/>
                                <w:bCs/>
                                <w:i/>
                                <w:iCs/>
                              </w:rPr>
                              <w:t>:</w:t>
                            </w:r>
                            <w:r w:rsidRPr="004478B4">
                              <w:rPr>
                                <w:i/>
                                <w:iCs/>
                              </w:rPr>
                              <w:t xml:space="preserve"> </w:t>
                            </w:r>
                            <w:r>
                              <w:rPr>
                                <w:i/>
                                <w:iCs/>
                              </w:rPr>
                              <w:t xml:space="preserve">The </w:t>
                            </w:r>
                            <w:r w:rsidRPr="00623FAD">
                              <w:rPr>
                                <w:b/>
                                <w:bCs/>
                                <w:i/>
                                <w:iCs/>
                              </w:rPr>
                              <w:t>Access advanced governance capabilities</w:t>
                            </w:r>
                            <w:r>
                              <w:rPr>
                                <w:i/>
                                <w:iCs/>
                              </w:rPr>
                              <w:t xml:space="preserve"> permission enables menu options </w:t>
                            </w:r>
                            <w:r w:rsidRPr="00623FAD">
                              <w:rPr>
                                <w:b/>
                                <w:bCs/>
                                <w:i/>
                                <w:iCs/>
                              </w:rPr>
                              <w:t>Import metadata</w:t>
                            </w:r>
                            <w:r w:rsidRPr="004478B4">
                              <w:rPr>
                                <w:i/>
                                <w:iCs/>
                              </w:rPr>
                              <w:t xml:space="preserve">, </w:t>
                            </w:r>
                            <w:r w:rsidRPr="00623FAD">
                              <w:rPr>
                                <w:b/>
                                <w:bCs/>
                                <w:i/>
                                <w:iCs/>
                                <w:lang w:val="en-GB"/>
                              </w:rPr>
                              <w:t>D</w:t>
                            </w:r>
                            <w:r w:rsidRPr="00623FAD">
                              <w:rPr>
                                <w:b/>
                                <w:bCs/>
                                <w:i/>
                                <w:iCs/>
                              </w:rPr>
                              <w:t>efine custom attribute</w:t>
                            </w:r>
                            <w:r w:rsidRPr="00623FAD">
                              <w:rPr>
                                <w:b/>
                                <w:bCs/>
                                <w:i/>
                                <w:iCs/>
                                <w:lang w:val="en-GB"/>
                              </w:rPr>
                              <w:t>s</w:t>
                            </w:r>
                            <w:r w:rsidRPr="004478B4">
                              <w:rPr>
                                <w:i/>
                                <w:iCs/>
                              </w:rPr>
                              <w:t xml:space="preserve">, and </w:t>
                            </w:r>
                            <w:r w:rsidRPr="00623FAD">
                              <w:rPr>
                                <w:b/>
                                <w:bCs/>
                                <w:i/>
                                <w:iCs/>
                                <w:lang w:val="en-GB"/>
                              </w:rPr>
                              <w:t>V</w:t>
                            </w:r>
                            <w:r w:rsidRPr="00623FAD">
                              <w:rPr>
                                <w:b/>
                                <w:bCs/>
                                <w:i/>
                                <w:iCs/>
                              </w:rPr>
                              <w:t>iew operational data lineage</w:t>
                            </w:r>
                            <w:r>
                              <w:rPr>
                                <w:i/>
                                <w:iCs/>
                                <w:lang w:val="en-GB"/>
                              </w:rPr>
                              <w:t>. By default, it isn’t assigned to any user role, i.e. the corresponding menu options are hidden from all users.</w:t>
                            </w:r>
                          </w:p>
                          <w:p w14:paraId="4643DE80" w14:textId="77777777" w:rsidR="00044E9A" w:rsidRPr="004478B4" w:rsidRDefault="00044E9A" w:rsidP="004478B4">
                            <w:pPr>
                              <w:rPr>
                                <w:i/>
                                <w:iCs/>
                                <w:color w:val="000000" w:themeColor="text1"/>
                              </w:rPr>
                            </w:pPr>
                            <w:r>
                              <w:rPr>
                                <w:i/>
                                <w:iCs/>
                              </w:rPr>
                              <w:t xml:space="preserve"> By default, the Advanced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9F1B11" id="Text Box 19" o:spid="_x0000_s1027" type="#_x0000_t202" style="width:414.15pt;height:6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" fillcolor="#fbe4d5 [661]" stroked="f" strokeweight=".5pt">
                <v:textbox>
                  <w:txbxContent>
                    <w:p w14:paraId="42760FAB" w14:textId="77777777" w:rsidR="00044E9A" w:rsidRPr="004478B4" w:rsidRDefault="00044E9A" w:rsidP="004478B4">
                      <w:pPr>
                        <w:rPr>
                          <w:i/>
                          <w:iCs/>
                          <w:lang w:val="en-GB"/>
                        </w:rPr>
                      </w:pPr>
                      <w:r w:rsidRPr="00BC33C8">
                        <w:rPr>
                          <w:b/>
                          <w:bCs/>
                          <w:i/>
                          <w:iCs/>
                          <w:lang w:val="en-GB"/>
                        </w:rPr>
                        <w:t>Importan</w:t>
                      </w:r>
                      <w:r>
                        <w:rPr>
                          <w:b/>
                          <w:bCs/>
                          <w:i/>
                          <w:iCs/>
                          <w:lang w:val="en-GB"/>
                        </w:rPr>
                        <w:t>t</w:t>
                      </w:r>
                      <w:r w:rsidRPr="004478B4">
                        <w:rPr>
                          <w:b/>
                          <w:bCs/>
                          <w:i/>
                          <w:iCs/>
                        </w:rPr>
                        <w:t>:</w:t>
                      </w:r>
                      <w:r w:rsidRPr="004478B4">
                        <w:rPr>
                          <w:i/>
                          <w:iCs/>
                        </w:rPr>
                        <w:t xml:space="preserve"> </w:t>
                      </w:r>
                      <w:r>
                        <w:rPr>
                          <w:i/>
                          <w:iCs/>
                        </w:rPr>
                        <w:t xml:space="preserve">The </w:t>
                      </w:r>
                      <w:r w:rsidRPr="00623FAD">
                        <w:rPr>
                          <w:b/>
                          <w:bCs/>
                          <w:i/>
                          <w:iCs/>
                        </w:rPr>
                        <w:t>Access advanced governance capabilities</w:t>
                      </w:r>
                      <w:r>
                        <w:rPr>
                          <w:i/>
                          <w:iCs/>
                        </w:rPr>
                        <w:t xml:space="preserve"> permission enables menu options </w:t>
                      </w:r>
                      <w:r w:rsidRPr="00623FAD">
                        <w:rPr>
                          <w:b/>
                          <w:bCs/>
                          <w:i/>
                          <w:iCs/>
                        </w:rPr>
                        <w:t>Import metadata</w:t>
                      </w:r>
                      <w:r w:rsidRPr="004478B4">
                        <w:rPr>
                          <w:i/>
                          <w:iCs/>
                        </w:rPr>
                        <w:t xml:space="preserve">, </w:t>
                      </w:r>
                      <w:r w:rsidRPr="00623FAD">
                        <w:rPr>
                          <w:b/>
                          <w:bCs/>
                          <w:i/>
                          <w:iCs/>
                          <w:lang w:val="en-GB"/>
                        </w:rPr>
                        <w:t>D</w:t>
                      </w:r>
                      <w:r w:rsidRPr="00623FAD">
                        <w:rPr>
                          <w:b/>
                          <w:bCs/>
                          <w:i/>
                          <w:iCs/>
                        </w:rPr>
                        <w:t>efine custom attribute</w:t>
                      </w:r>
                      <w:r w:rsidRPr="00623FAD">
                        <w:rPr>
                          <w:b/>
                          <w:bCs/>
                          <w:i/>
                          <w:iCs/>
                          <w:lang w:val="en-GB"/>
                        </w:rPr>
                        <w:t>s</w:t>
                      </w:r>
                      <w:r w:rsidRPr="004478B4">
                        <w:rPr>
                          <w:i/>
                          <w:iCs/>
                        </w:rPr>
                        <w:t xml:space="preserve">, and </w:t>
                      </w:r>
                      <w:r w:rsidRPr="00623FAD">
                        <w:rPr>
                          <w:b/>
                          <w:bCs/>
                          <w:i/>
                          <w:iCs/>
                          <w:lang w:val="en-GB"/>
                        </w:rPr>
                        <w:t>V</w:t>
                      </w:r>
                      <w:r w:rsidRPr="00623FAD">
                        <w:rPr>
                          <w:b/>
                          <w:bCs/>
                          <w:i/>
                          <w:iCs/>
                        </w:rPr>
                        <w:t>iew operational data lineage</w:t>
                      </w:r>
                      <w:r>
                        <w:rPr>
                          <w:i/>
                          <w:iCs/>
                          <w:lang w:val="en-GB"/>
                        </w:rPr>
                        <w:t>. By default, it isn’t assigned to any user role, i.e. the corresponding menu options are hidden from all users.</w:t>
                      </w:r>
                    </w:p>
                    <w:p w14:paraId="4643DE80" w14:textId="77777777" w:rsidR="00044E9A" w:rsidRPr="004478B4" w:rsidRDefault="00044E9A" w:rsidP="004478B4">
                      <w:pPr>
                        <w:rPr>
                          <w:i/>
                          <w:iCs/>
                          <w:color w:val="000000" w:themeColor="text1"/>
                        </w:rPr>
                      </w:pPr>
                      <w:r>
                        <w:rPr>
                          <w:i/>
                          <w:iCs/>
                        </w:rPr>
                        <w:t xml:space="preserve"> By default, the Advanced </w:t>
                      </w:r>
                    </w:p>
                  </w:txbxContent>
                </v:textbox>
                <w10:anchorlock/>
              </v:shape>
            </w:pict>
          </mc:Fallback>
        </mc:AlternateContent>
      </w:r>
    </w:p>
    <w:p w14:paraId="6EBB9653" w14:textId="77777777" w:rsidR="00554D48" w:rsidRPr="003629E0" w:rsidRDefault="00554D48" w:rsidP="00554D48">
      <w:pPr>
        <w:pStyle w:val="Heading2"/>
      </w:pPr>
      <w:bookmarkStart w:id="3" w:name="_Toc123300965"/>
      <w:r w:rsidRPr="003629E0">
        <w:t xml:space="preserve">Adjusting </w:t>
      </w:r>
      <w:r w:rsidR="00C962C9" w:rsidRPr="003629E0">
        <w:t xml:space="preserve">the </w:t>
      </w:r>
      <w:r w:rsidRPr="003629E0">
        <w:t>default catalog permissions</w:t>
      </w:r>
      <w:bookmarkEnd w:id="3"/>
    </w:p>
    <w:p w14:paraId="2D82E909" w14:textId="77777777" w:rsidR="00554D48" w:rsidRPr="003629E0" w:rsidRDefault="00554D48" w:rsidP="00554D48">
      <w:pPr>
        <w:rPr>
          <w:lang w:val="en-US"/>
        </w:rPr>
      </w:pPr>
      <w:r w:rsidRPr="003629E0">
        <w:rPr>
          <w:lang w:val="en-US"/>
        </w:rPr>
        <w:t xml:space="preserve">The Default catalog is automatically created when installing CPD. By default, user </w:t>
      </w:r>
      <w:r w:rsidRPr="003629E0">
        <w:rPr>
          <w:i/>
          <w:iCs/>
          <w:lang w:val="en-US"/>
        </w:rPr>
        <w:t>admin</w:t>
      </w:r>
      <w:r w:rsidRPr="003629E0">
        <w:rPr>
          <w:lang w:val="en-US"/>
        </w:rPr>
        <w:t xml:space="preserve"> is the only user who can access it.</w:t>
      </w:r>
      <w:r w:rsidR="005F2B66" w:rsidRPr="003629E0">
        <w:rPr>
          <w:lang w:val="en-US"/>
        </w:rPr>
        <w:t xml:space="preserve"> Perform the following steps to add your user-id:</w:t>
      </w:r>
    </w:p>
    <w:p w14:paraId="1232D3EA" w14:textId="52429FB6" w:rsidR="00554D48" w:rsidRPr="003629E0" w:rsidRDefault="00554D48" w:rsidP="005F2B66">
      <w:pPr>
        <w:pStyle w:val="ListParagraph"/>
        <w:numPr>
          <w:ilvl w:val="0"/>
          <w:numId w:val="34"/>
        </w:numPr>
      </w:pPr>
      <w:r w:rsidRPr="003629E0">
        <w:t xml:space="preserve">In the main menu, navigate to </w:t>
      </w:r>
      <w:r w:rsidR="00C94929">
        <w:rPr>
          <w:b/>
          <w:bCs/>
          <w:i/>
          <w:iCs/>
        </w:rPr>
        <w:t>Catalogs</w:t>
      </w:r>
      <w:r w:rsidRPr="003629E0">
        <w:rPr>
          <w:b/>
          <w:bCs/>
          <w:i/>
          <w:iCs/>
        </w:rPr>
        <w:t>-&gt; All catalogs</w:t>
      </w:r>
      <w:r w:rsidRPr="003629E0">
        <w:rPr>
          <w:i/>
          <w:iCs/>
        </w:rPr>
        <w:t>.</w:t>
      </w:r>
    </w:p>
    <w:p w14:paraId="42F88316" w14:textId="77777777" w:rsidR="00554D48" w:rsidRPr="003629E0" w:rsidRDefault="00554D48" w:rsidP="005F2B66">
      <w:pPr>
        <w:pStyle w:val="ListParagraph"/>
        <w:numPr>
          <w:ilvl w:val="0"/>
          <w:numId w:val="34"/>
        </w:numPr>
      </w:pPr>
      <w:r w:rsidRPr="003629E0">
        <w:t xml:space="preserve">Open the </w:t>
      </w:r>
      <w:r w:rsidRPr="003629E0">
        <w:rPr>
          <w:b/>
          <w:bCs/>
          <w:i/>
          <w:iCs/>
        </w:rPr>
        <w:t>Default catalog</w:t>
      </w:r>
      <w:r w:rsidRPr="003629E0">
        <w:t xml:space="preserve"> and navigate to the </w:t>
      </w:r>
      <w:r w:rsidRPr="003629E0">
        <w:rPr>
          <w:b/>
          <w:bCs/>
          <w:i/>
          <w:iCs/>
        </w:rPr>
        <w:t>Access control</w:t>
      </w:r>
      <w:r w:rsidRPr="003629E0">
        <w:t xml:space="preserve"> tab.</w:t>
      </w:r>
    </w:p>
    <w:p w14:paraId="52C9BCFB" w14:textId="77777777" w:rsidR="00554D48" w:rsidRPr="003629E0" w:rsidRDefault="00554D48" w:rsidP="005F2B66">
      <w:pPr>
        <w:pStyle w:val="ListParagraph"/>
        <w:numPr>
          <w:ilvl w:val="0"/>
          <w:numId w:val="34"/>
        </w:numPr>
      </w:pPr>
      <w:r w:rsidRPr="003629E0">
        <w:t xml:space="preserve">Click </w:t>
      </w:r>
      <w:r w:rsidRPr="003629E0">
        <w:rPr>
          <w:b/>
          <w:bCs/>
          <w:i/>
          <w:iCs/>
        </w:rPr>
        <w:t>Add collaborator</w:t>
      </w:r>
      <w:r w:rsidRPr="003629E0">
        <w:t xml:space="preserve"> on the right.</w:t>
      </w:r>
    </w:p>
    <w:p w14:paraId="2063C8CB" w14:textId="77777777" w:rsidR="00554D48" w:rsidRPr="003629E0" w:rsidRDefault="00554D48" w:rsidP="005F2B66">
      <w:pPr>
        <w:pStyle w:val="ListParagraph"/>
        <w:numPr>
          <w:ilvl w:val="0"/>
          <w:numId w:val="34"/>
        </w:numPr>
      </w:pPr>
      <w:r w:rsidRPr="003629E0">
        <w:t xml:space="preserve">On the </w:t>
      </w:r>
      <w:r w:rsidRPr="003629E0">
        <w:rPr>
          <w:i/>
          <w:iCs/>
        </w:rPr>
        <w:t>Add collaborators as…</w:t>
      </w:r>
      <w:r w:rsidRPr="003629E0">
        <w:t xml:space="preserve"> panel</w:t>
      </w:r>
    </w:p>
    <w:p w14:paraId="2F1AE4E5" w14:textId="77777777" w:rsidR="00554D48" w:rsidRPr="003629E0" w:rsidRDefault="00554D48" w:rsidP="005F2B66">
      <w:pPr>
        <w:pStyle w:val="ListParagraph"/>
        <w:numPr>
          <w:ilvl w:val="1"/>
          <w:numId w:val="34"/>
        </w:numPr>
      </w:pPr>
      <w:r w:rsidRPr="003629E0">
        <w:t xml:space="preserve">Select </w:t>
      </w:r>
      <w:r w:rsidRPr="003629E0">
        <w:rPr>
          <w:b/>
          <w:bCs/>
          <w:i/>
          <w:iCs/>
        </w:rPr>
        <w:t>Role</w:t>
      </w:r>
      <w:r w:rsidRPr="003629E0">
        <w:t xml:space="preserve">: </w:t>
      </w:r>
      <w:r w:rsidRPr="003629E0">
        <w:rPr>
          <w:i/>
          <w:iCs/>
        </w:rPr>
        <w:t>Admin</w:t>
      </w:r>
      <w:r w:rsidRPr="003629E0">
        <w:t xml:space="preserve">, </w:t>
      </w:r>
    </w:p>
    <w:p w14:paraId="35CBF42B" w14:textId="77777777" w:rsidR="004B762C" w:rsidRPr="003629E0" w:rsidRDefault="00554D48" w:rsidP="005F2B66">
      <w:pPr>
        <w:pStyle w:val="ListParagraph"/>
        <w:numPr>
          <w:ilvl w:val="1"/>
          <w:numId w:val="34"/>
        </w:numPr>
      </w:pPr>
      <w:r w:rsidRPr="003629E0">
        <w:t xml:space="preserve">In the </w:t>
      </w:r>
      <w:r w:rsidRPr="00B72C6F">
        <w:rPr>
          <w:b/>
          <w:bCs/>
          <w:i/>
          <w:iCs/>
        </w:rPr>
        <w:t>Collaborators</w:t>
      </w:r>
      <w:r w:rsidRPr="003629E0">
        <w:t xml:space="preserve"> section, search for your newly created user</w:t>
      </w:r>
      <w:r w:rsidR="00CA484E" w:rsidRPr="003629E0">
        <w:t xml:space="preserve">, select it, then click </w:t>
      </w:r>
      <w:r w:rsidR="00CA484E" w:rsidRPr="003629E0">
        <w:rPr>
          <w:b/>
          <w:bCs/>
          <w:i/>
          <w:iCs/>
        </w:rPr>
        <w:t>Add</w:t>
      </w:r>
      <w:r w:rsidR="00CA484E" w:rsidRPr="003629E0">
        <w:t>.</w:t>
      </w:r>
    </w:p>
    <w:p w14:paraId="47697FDA" w14:textId="1F0F9B52" w:rsidR="00C94929" w:rsidRPr="003629E0" w:rsidRDefault="00C94929" w:rsidP="00C94929">
      <w:pPr>
        <w:pStyle w:val="Heading2"/>
      </w:pPr>
      <w:bookmarkStart w:id="4" w:name="_Toc123300966"/>
      <w:r w:rsidRPr="003629E0">
        <w:lastRenderedPageBreak/>
        <w:t xml:space="preserve">Adjusting the </w:t>
      </w:r>
      <w:r w:rsidR="00B72C6F">
        <w:t>platform connections permissions</w:t>
      </w:r>
      <w:bookmarkEnd w:id="4"/>
    </w:p>
    <w:p w14:paraId="355AB54C" w14:textId="26AD40C5" w:rsidR="00C94929" w:rsidRPr="003629E0" w:rsidRDefault="00B72C6F" w:rsidP="00C94929">
      <w:pPr>
        <w:rPr>
          <w:lang w:val="en-US"/>
        </w:rPr>
      </w:pPr>
      <w:r>
        <w:rPr>
          <w:lang w:val="en-US"/>
        </w:rPr>
        <w:t xml:space="preserve">By default, new the admin user is the only user who can administrate the platform connections while all other users can only view them. </w:t>
      </w:r>
      <w:r w:rsidR="00C94929" w:rsidRPr="003629E0">
        <w:rPr>
          <w:lang w:val="en-US"/>
        </w:rPr>
        <w:t xml:space="preserve">Perform the following steps </w:t>
      </w:r>
      <w:r>
        <w:rPr>
          <w:lang w:val="en-US"/>
        </w:rPr>
        <w:t>to add your newly created user as a collaborator to the platform connections</w:t>
      </w:r>
      <w:r w:rsidR="00C94929" w:rsidRPr="003629E0">
        <w:rPr>
          <w:lang w:val="en-US"/>
        </w:rPr>
        <w:t>:</w:t>
      </w:r>
    </w:p>
    <w:p w14:paraId="73E9FC0C" w14:textId="422AD170" w:rsidR="00C94929" w:rsidRPr="003629E0" w:rsidRDefault="00C94929" w:rsidP="00C94929">
      <w:pPr>
        <w:pStyle w:val="ListParagraph"/>
        <w:numPr>
          <w:ilvl w:val="0"/>
          <w:numId w:val="40"/>
        </w:numPr>
      </w:pPr>
      <w:r w:rsidRPr="003629E0">
        <w:t xml:space="preserve">In the main menu, navigate to </w:t>
      </w:r>
      <w:r w:rsidR="00B72C6F">
        <w:rPr>
          <w:b/>
          <w:bCs/>
          <w:i/>
          <w:iCs/>
        </w:rPr>
        <w:t>Data</w:t>
      </w:r>
      <w:r w:rsidRPr="003629E0">
        <w:rPr>
          <w:b/>
          <w:bCs/>
          <w:i/>
          <w:iCs/>
        </w:rPr>
        <w:t xml:space="preserve">-&gt; </w:t>
      </w:r>
      <w:r w:rsidR="00B72C6F">
        <w:rPr>
          <w:b/>
          <w:bCs/>
          <w:i/>
          <w:iCs/>
        </w:rPr>
        <w:t>Platform connections</w:t>
      </w:r>
      <w:r w:rsidRPr="003629E0">
        <w:rPr>
          <w:i/>
          <w:iCs/>
        </w:rPr>
        <w:t>.</w:t>
      </w:r>
    </w:p>
    <w:p w14:paraId="58C80C21" w14:textId="29CB7CF7" w:rsidR="00B72C6F" w:rsidRDefault="00B72C6F" w:rsidP="00C94929">
      <w:pPr>
        <w:pStyle w:val="ListParagraph"/>
        <w:numPr>
          <w:ilvl w:val="0"/>
          <w:numId w:val="40"/>
        </w:numPr>
      </w:pPr>
      <w:r>
        <w:t xml:space="preserve">In the </w:t>
      </w:r>
      <w:r w:rsidR="00FD686C">
        <w:rPr>
          <w:b/>
          <w:bCs/>
          <w:i/>
          <w:iCs/>
        </w:rPr>
        <w:t>A</w:t>
      </w:r>
      <w:r w:rsidR="00FC7927">
        <w:rPr>
          <w:b/>
          <w:bCs/>
          <w:i/>
          <w:iCs/>
        </w:rPr>
        <w:t>ccess Control</w:t>
      </w:r>
      <w:r w:rsidR="00FD686C">
        <w:t xml:space="preserve"> </w:t>
      </w:r>
      <w:r>
        <w:t xml:space="preserve">section click on </w:t>
      </w:r>
      <w:r w:rsidRPr="00B72C6F">
        <w:rPr>
          <w:b/>
          <w:bCs/>
          <w:i/>
          <w:iCs/>
        </w:rPr>
        <w:t>Add collaborator</w:t>
      </w:r>
      <w:r>
        <w:t xml:space="preserve"> on the right.</w:t>
      </w:r>
    </w:p>
    <w:p w14:paraId="463F65F4" w14:textId="77777777" w:rsidR="00B72C6F" w:rsidRPr="003629E0" w:rsidRDefault="00B72C6F" w:rsidP="00B72C6F">
      <w:pPr>
        <w:pStyle w:val="ListParagraph"/>
        <w:numPr>
          <w:ilvl w:val="0"/>
          <w:numId w:val="40"/>
        </w:numPr>
      </w:pPr>
      <w:r w:rsidRPr="003629E0">
        <w:t xml:space="preserve">On the </w:t>
      </w:r>
      <w:r w:rsidRPr="003629E0">
        <w:rPr>
          <w:i/>
          <w:iCs/>
        </w:rPr>
        <w:t>Add collaborators as…</w:t>
      </w:r>
      <w:r w:rsidRPr="003629E0">
        <w:t xml:space="preserve"> panel</w:t>
      </w:r>
    </w:p>
    <w:p w14:paraId="09371C28" w14:textId="77777777" w:rsidR="00B72C6F" w:rsidRPr="003629E0" w:rsidRDefault="00B72C6F" w:rsidP="00B72C6F">
      <w:pPr>
        <w:pStyle w:val="ListParagraph"/>
        <w:numPr>
          <w:ilvl w:val="1"/>
          <w:numId w:val="40"/>
        </w:numPr>
      </w:pPr>
      <w:r w:rsidRPr="003629E0">
        <w:t xml:space="preserve">Select </w:t>
      </w:r>
      <w:r w:rsidRPr="003629E0">
        <w:rPr>
          <w:b/>
          <w:bCs/>
          <w:i/>
          <w:iCs/>
        </w:rPr>
        <w:t>Role</w:t>
      </w:r>
      <w:r w:rsidRPr="003629E0">
        <w:t xml:space="preserve">: </w:t>
      </w:r>
      <w:r w:rsidRPr="003629E0">
        <w:rPr>
          <w:i/>
          <w:iCs/>
        </w:rPr>
        <w:t>Admin</w:t>
      </w:r>
      <w:r w:rsidRPr="003629E0">
        <w:t xml:space="preserve">, </w:t>
      </w:r>
    </w:p>
    <w:p w14:paraId="64804634" w14:textId="223FEE32" w:rsidR="00B72C6F" w:rsidRDefault="00B72C6F" w:rsidP="00B72C6F">
      <w:pPr>
        <w:pStyle w:val="ListParagraph"/>
        <w:numPr>
          <w:ilvl w:val="1"/>
          <w:numId w:val="40"/>
        </w:numPr>
      </w:pPr>
      <w:r w:rsidRPr="003629E0">
        <w:t xml:space="preserve">In the </w:t>
      </w:r>
      <w:r w:rsidRPr="00B72C6F">
        <w:rPr>
          <w:b/>
          <w:bCs/>
          <w:i/>
          <w:iCs/>
        </w:rPr>
        <w:t>Collaborators</w:t>
      </w:r>
      <w:r w:rsidRPr="003629E0">
        <w:t xml:space="preserve"> section, search for your newly created user, select it, then click </w:t>
      </w:r>
      <w:r w:rsidRPr="003629E0">
        <w:rPr>
          <w:b/>
          <w:bCs/>
          <w:i/>
          <w:iCs/>
        </w:rPr>
        <w:t>Add</w:t>
      </w:r>
      <w:r w:rsidRPr="003629E0">
        <w:t>.</w:t>
      </w:r>
    </w:p>
    <w:p w14:paraId="6C62DA54" w14:textId="486284F0" w:rsidR="00554D48" w:rsidRPr="003629E0" w:rsidRDefault="00554D48" w:rsidP="00C94929">
      <w:pPr>
        <w:pStyle w:val="ListParagraph"/>
        <w:numPr>
          <w:ilvl w:val="0"/>
          <w:numId w:val="40"/>
        </w:numPr>
      </w:pPr>
      <w:r w:rsidRPr="003629E0">
        <w:t xml:space="preserve">Log out from CPD by clicking the icon in the </w:t>
      </w:r>
      <w:r w:rsidR="0082299D" w:rsidRPr="003629E0">
        <w:t>upper</w:t>
      </w:r>
      <w:r w:rsidRPr="003629E0">
        <w:t xml:space="preserve"> right corner of the screen and selecting </w:t>
      </w:r>
      <w:r w:rsidRPr="003629E0">
        <w:rPr>
          <w:b/>
          <w:bCs/>
          <w:i/>
          <w:iCs/>
        </w:rPr>
        <w:t>Log out</w:t>
      </w:r>
      <w:r w:rsidRPr="003629E0">
        <w:t xml:space="preserve">. </w:t>
      </w:r>
      <w:r w:rsidR="00B72C6F">
        <w:t xml:space="preserve">Then confirm by clicking </w:t>
      </w:r>
      <w:r w:rsidR="00B72C6F" w:rsidRPr="00B72C6F">
        <w:rPr>
          <w:b/>
          <w:bCs/>
          <w:i/>
          <w:iCs/>
        </w:rPr>
        <w:t>Log out</w:t>
      </w:r>
      <w:r w:rsidR="00B72C6F">
        <w:t xml:space="preserve"> again. Afterwards, </w:t>
      </w:r>
      <w:r w:rsidRPr="003629E0">
        <w:t>login with your newly created user.</w:t>
      </w:r>
      <w:r w:rsidR="004B762C" w:rsidRPr="003629E0">
        <w:br/>
      </w:r>
      <w:r w:rsidR="004B762C" w:rsidRPr="003629E0">
        <w:rPr>
          <w:noProof/>
        </w:rPr>
        <mc:AlternateContent>
          <mc:Choice Requires="wps">
            <w:drawing>
              <wp:inline distT="0" distB="0" distL="0" distR="0" wp14:anchorId="5C046168" wp14:editId="2F19B610">
                <wp:extent cx="5016137" cy="1199625"/>
                <wp:effectExtent l="0" t="0" r="635" b="0"/>
                <wp:docPr id="23" name="Text Box 23"/>
                <wp:cNvGraphicFramePr/>
                <a:graphic xmlns:a="http://schemas.openxmlformats.org/drawingml/2006/main">
                  <a:graphicData uri="http://schemas.microsoft.com/office/word/2010/wordprocessingShape">
                    <wps:wsp>
                      <wps:cNvSpPr txBox="1"/>
                      <wps:spPr>
                        <a:xfrm>
                          <a:off x="0" y="0"/>
                          <a:ext cx="5016137" cy="1199625"/>
                        </a:xfrm>
                        <a:prstGeom prst="rect">
                          <a:avLst/>
                        </a:prstGeom>
                        <a:solidFill>
                          <a:schemeClr val="accent6">
                            <a:lumMod val="20000"/>
                            <a:lumOff val="80000"/>
                          </a:schemeClr>
                        </a:solidFill>
                        <a:ln w="6350">
                          <a:noFill/>
                        </a:ln>
                      </wps:spPr>
                      <wps:txbx>
                        <w:txbxContent>
                          <w:p w14:paraId="1D8F6320" w14:textId="7869EDC3" w:rsidR="00044E9A" w:rsidRPr="004B762C" w:rsidRDefault="00044E9A" w:rsidP="004B762C">
                            <w:pPr>
                              <w:rPr>
                                <w:i/>
                                <w:iCs/>
                                <w:lang w:val="en-GB"/>
                              </w:rPr>
                            </w:pPr>
                            <w:r>
                              <w:rPr>
                                <w:b/>
                                <w:bCs/>
                                <w:i/>
                                <w:iCs/>
                              </w:rPr>
                              <w:t>Hint</w:t>
                            </w:r>
                            <w:r w:rsidRPr="004478B4">
                              <w:rPr>
                                <w:b/>
                                <w:bCs/>
                                <w:i/>
                                <w:iCs/>
                              </w:rPr>
                              <w:t>:</w:t>
                            </w:r>
                            <w:r w:rsidRPr="004478B4">
                              <w:rPr>
                                <w:i/>
                                <w:iCs/>
                              </w:rPr>
                              <w:t xml:space="preserve"> </w:t>
                            </w:r>
                            <w:r>
                              <w:rPr>
                                <w:i/>
                                <w:iCs/>
                              </w:rPr>
                              <w:t xml:space="preserve">Under </w:t>
                            </w:r>
                            <w:r w:rsidRPr="00840122">
                              <w:rPr>
                                <w:b/>
                                <w:bCs/>
                                <w:i/>
                                <w:iCs/>
                                <w:lang w:val="en-US"/>
                              </w:rPr>
                              <w:t>Governance</w:t>
                            </w:r>
                            <w:r w:rsidRPr="00721E16">
                              <w:rPr>
                                <w:b/>
                                <w:bCs/>
                                <w:i/>
                                <w:iCs/>
                              </w:rPr>
                              <w:t xml:space="preserve"> -&gt; Data quality</w:t>
                            </w:r>
                            <w:r>
                              <w:rPr>
                                <w:i/>
                                <w:iCs/>
                              </w:rPr>
                              <w:t>, there</w:t>
                            </w:r>
                            <w:r w:rsidRPr="00D36C15">
                              <w:rPr>
                                <w:i/>
                                <w:iCs/>
                                <w:lang w:val="en-US"/>
                              </w:rPr>
                              <w:t xml:space="preserve"> are</w:t>
                            </w:r>
                            <w:r>
                              <w:rPr>
                                <w:i/>
                                <w:iCs/>
                              </w:rPr>
                              <w:t xml:space="preserve"> </w:t>
                            </w:r>
                            <w:r w:rsidRPr="00765933">
                              <w:rPr>
                                <w:i/>
                                <w:iCs/>
                                <w:lang w:val="en-US"/>
                              </w:rPr>
                              <w:t>four</w:t>
                            </w:r>
                            <w:r>
                              <w:rPr>
                                <w:i/>
                                <w:iCs/>
                              </w:rPr>
                              <w:t xml:space="preserve"> projects (</w:t>
                            </w:r>
                            <w:r w:rsidRPr="00057568">
                              <w:rPr>
                                <w:i/>
                                <w:iCs/>
                              </w:rPr>
                              <w:t>DataLakeWorkspace</w:t>
                            </w:r>
                            <w:r>
                              <w:rPr>
                                <w:i/>
                                <w:iCs/>
                              </w:rPr>
                              <w:t xml:space="preserve">, </w:t>
                            </w:r>
                            <w:r w:rsidRPr="00057568">
                              <w:rPr>
                                <w:i/>
                                <w:iCs/>
                              </w:rPr>
                              <w:t>InDepthAnalysisWorkspace</w:t>
                            </w:r>
                            <w:r>
                              <w:rPr>
                                <w:i/>
                                <w:iCs/>
                              </w:rPr>
                              <w:t>,</w:t>
                            </w:r>
                            <w:r w:rsidRPr="00840122">
                              <w:rPr>
                                <w:i/>
                                <w:iCs/>
                                <w:lang w:val="en-US"/>
                              </w:rPr>
                              <w:t xml:space="preserve"> </w:t>
                            </w:r>
                            <w:r w:rsidRPr="00057568">
                              <w:rPr>
                                <w:i/>
                                <w:iCs/>
                              </w:rPr>
                              <w:t>PIIWorkspace</w:t>
                            </w:r>
                            <w:r w:rsidRPr="00840122">
                              <w:rPr>
                                <w:i/>
                                <w:iCs/>
                                <w:lang w:val="en-US"/>
                              </w:rPr>
                              <w:t>,</w:t>
                            </w:r>
                            <w:r>
                              <w:rPr>
                                <w:i/>
                                <w:iCs/>
                              </w:rPr>
                              <w:t xml:space="preserve"> </w:t>
                            </w:r>
                            <w:r w:rsidRPr="00840122">
                              <w:t>and</w:t>
                            </w:r>
                            <w:r w:rsidRPr="00840122">
                              <w:rPr>
                                <w:i/>
                                <w:iCs/>
                                <w:lang w:val="en-US"/>
                              </w:rPr>
                              <w:t xml:space="preserve"> U</w:t>
                            </w:r>
                            <w:r>
                              <w:rPr>
                                <w:i/>
                                <w:iCs/>
                                <w:lang w:val="en-US"/>
                              </w:rPr>
                              <w:t>GDefaultWorkspace</w:t>
                            </w:r>
                            <w:r>
                              <w:rPr>
                                <w:i/>
                                <w:iCs/>
                              </w:rPr>
                              <w:t xml:space="preserve">) which created during the WKC installation and which are available to the </w:t>
                            </w:r>
                            <w:r w:rsidRPr="00460DC3">
                              <w:rPr>
                                <w:i/>
                                <w:iCs/>
                                <w:lang w:val="en-GB"/>
                              </w:rPr>
                              <w:t>a</w:t>
                            </w:r>
                            <w:r>
                              <w:rPr>
                                <w:i/>
                                <w:iCs/>
                              </w:rPr>
                              <w:t xml:space="preserve">dmin user only by default. They won’t be needed for this workshop but if you want to use them, the </w:t>
                            </w:r>
                            <w:r w:rsidRPr="00460DC3">
                              <w:rPr>
                                <w:i/>
                                <w:iCs/>
                                <w:lang w:val="en-GB"/>
                              </w:rPr>
                              <w:t>a</w:t>
                            </w:r>
                            <w:r>
                              <w:rPr>
                                <w:i/>
                                <w:iCs/>
                              </w:rPr>
                              <w:t xml:space="preserve">dmin user needs to add your user in the “Settings” tab of the </w:t>
                            </w:r>
                            <w:r w:rsidRPr="00765933">
                              <w:rPr>
                                <w:i/>
                                <w:iCs/>
                                <w:lang w:val="en-US"/>
                              </w:rPr>
                              <w:t>corres</w:t>
                            </w:r>
                            <w:r>
                              <w:rPr>
                                <w:i/>
                                <w:iCs/>
                                <w:lang w:val="en-US"/>
                              </w:rPr>
                              <w:t xml:space="preserve">ponding </w:t>
                            </w:r>
                            <w:r>
                              <w:rPr>
                                <w:i/>
                                <w:iCs/>
                              </w:rPr>
                              <w:t xml:space="preserve">project under “Users and groups”.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046168" id="Text Box 23" o:spid="_x0000_s1028" type="#_x0000_t202" style="width:394.95pt;height:9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" fillcolor="#e2efd9 [665]" stroked="f" strokeweight=".5pt">
                <v:textbox>
                  <w:txbxContent>
                    <w:p w14:paraId="1D8F6320" w14:textId="7869EDC3" w:rsidR="00044E9A" w:rsidRPr="004B762C" w:rsidRDefault="00044E9A" w:rsidP="004B762C">
                      <w:pPr>
                        <w:rPr>
                          <w:i/>
                          <w:iCs/>
                          <w:lang w:val="en-GB"/>
                        </w:rPr>
                      </w:pPr>
                      <w:r>
                        <w:rPr>
                          <w:b/>
                          <w:bCs/>
                          <w:i/>
                          <w:iCs/>
                        </w:rPr>
                        <w:t>Hint</w:t>
                      </w:r>
                      <w:r w:rsidRPr="004478B4">
                        <w:rPr>
                          <w:b/>
                          <w:bCs/>
                          <w:i/>
                          <w:iCs/>
                        </w:rPr>
                        <w:t>:</w:t>
                      </w:r>
                      <w:r w:rsidRPr="004478B4">
                        <w:rPr>
                          <w:i/>
                          <w:iCs/>
                        </w:rPr>
                        <w:t xml:space="preserve"> </w:t>
                      </w:r>
                      <w:r>
                        <w:rPr>
                          <w:i/>
                          <w:iCs/>
                        </w:rPr>
                        <w:t xml:space="preserve">Under </w:t>
                      </w:r>
                      <w:r w:rsidRPr="00840122">
                        <w:rPr>
                          <w:b/>
                          <w:bCs/>
                          <w:i/>
                          <w:iCs/>
                          <w:lang w:val="en-US"/>
                        </w:rPr>
                        <w:t>Governance</w:t>
                      </w:r>
                      <w:r w:rsidRPr="00721E16">
                        <w:rPr>
                          <w:b/>
                          <w:bCs/>
                          <w:i/>
                          <w:iCs/>
                        </w:rPr>
                        <w:t xml:space="preserve"> -&gt; Data quality</w:t>
                      </w:r>
                      <w:r>
                        <w:rPr>
                          <w:i/>
                          <w:iCs/>
                        </w:rPr>
                        <w:t>, there</w:t>
                      </w:r>
                      <w:r w:rsidRPr="00D36C15">
                        <w:rPr>
                          <w:i/>
                          <w:iCs/>
                          <w:lang w:val="en-US"/>
                        </w:rPr>
                        <w:t xml:space="preserve"> are</w:t>
                      </w:r>
                      <w:r>
                        <w:rPr>
                          <w:i/>
                          <w:iCs/>
                        </w:rPr>
                        <w:t xml:space="preserve"> </w:t>
                      </w:r>
                      <w:r w:rsidRPr="00765933">
                        <w:rPr>
                          <w:i/>
                          <w:iCs/>
                          <w:lang w:val="en-US"/>
                        </w:rPr>
                        <w:t>four</w:t>
                      </w:r>
                      <w:r>
                        <w:rPr>
                          <w:i/>
                          <w:iCs/>
                        </w:rPr>
                        <w:t xml:space="preserve"> projects (</w:t>
                      </w:r>
                      <w:r w:rsidRPr="00057568">
                        <w:rPr>
                          <w:i/>
                          <w:iCs/>
                        </w:rPr>
                        <w:t>DataLakeWorkspace</w:t>
                      </w:r>
                      <w:r>
                        <w:rPr>
                          <w:i/>
                          <w:iCs/>
                        </w:rPr>
                        <w:t xml:space="preserve">, </w:t>
                      </w:r>
                      <w:r w:rsidRPr="00057568">
                        <w:rPr>
                          <w:i/>
                          <w:iCs/>
                        </w:rPr>
                        <w:t>InDepthAnalysisWorkspace</w:t>
                      </w:r>
                      <w:r>
                        <w:rPr>
                          <w:i/>
                          <w:iCs/>
                        </w:rPr>
                        <w:t>,</w:t>
                      </w:r>
                      <w:r w:rsidRPr="00840122">
                        <w:rPr>
                          <w:i/>
                          <w:iCs/>
                          <w:lang w:val="en-US"/>
                        </w:rPr>
                        <w:t xml:space="preserve"> </w:t>
                      </w:r>
                      <w:r w:rsidRPr="00057568">
                        <w:rPr>
                          <w:i/>
                          <w:iCs/>
                        </w:rPr>
                        <w:t>PIIWorkspace</w:t>
                      </w:r>
                      <w:r w:rsidRPr="00840122">
                        <w:rPr>
                          <w:i/>
                          <w:iCs/>
                          <w:lang w:val="en-US"/>
                        </w:rPr>
                        <w:t>,</w:t>
                      </w:r>
                      <w:r>
                        <w:rPr>
                          <w:i/>
                          <w:iCs/>
                        </w:rPr>
                        <w:t xml:space="preserve"> </w:t>
                      </w:r>
                      <w:r w:rsidRPr="00840122">
                        <w:t>and</w:t>
                      </w:r>
                      <w:r w:rsidRPr="00840122">
                        <w:rPr>
                          <w:i/>
                          <w:iCs/>
                          <w:lang w:val="en-US"/>
                        </w:rPr>
                        <w:t xml:space="preserve"> U</w:t>
                      </w:r>
                      <w:r>
                        <w:rPr>
                          <w:i/>
                          <w:iCs/>
                          <w:lang w:val="en-US"/>
                        </w:rPr>
                        <w:t>GDefaultWorkspace</w:t>
                      </w:r>
                      <w:r>
                        <w:rPr>
                          <w:i/>
                          <w:iCs/>
                        </w:rPr>
                        <w:t xml:space="preserve">) which created during the WKC installation and which are available to the </w:t>
                      </w:r>
                      <w:r w:rsidRPr="00460DC3">
                        <w:rPr>
                          <w:i/>
                          <w:iCs/>
                          <w:lang w:val="en-GB"/>
                        </w:rPr>
                        <w:t>a</w:t>
                      </w:r>
                      <w:r>
                        <w:rPr>
                          <w:i/>
                          <w:iCs/>
                        </w:rPr>
                        <w:t xml:space="preserve">dmin user only by default. They won’t be needed for this workshop but if you want to use them, the </w:t>
                      </w:r>
                      <w:r w:rsidRPr="00460DC3">
                        <w:rPr>
                          <w:i/>
                          <w:iCs/>
                          <w:lang w:val="en-GB"/>
                        </w:rPr>
                        <w:t>a</w:t>
                      </w:r>
                      <w:r>
                        <w:rPr>
                          <w:i/>
                          <w:iCs/>
                        </w:rPr>
                        <w:t xml:space="preserve">dmin user needs to add your user in the “Settings” tab of the </w:t>
                      </w:r>
                      <w:r w:rsidRPr="00765933">
                        <w:rPr>
                          <w:i/>
                          <w:iCs/>
                          <w:lang w:val="en-US"/>
                        </w:rPr>
                        <w:t>corres</w:t>
                      </w:r>
                      <w:r>
                        <w:rPr>
                          <w:i/>
                          <w:iCs/>
                          <w:lang w:val="en-US"/>
                        </w:rPr>
                        <w:t xml:space="preserve">ponding </w:t>
                      </w:r>
                      <w:r>
                        <w:rPr>
                          <w:i/>
                          <w:iCs/>
                        </w:rPr>
                        <w:t xml:space="preserve">project under “Users and groups”. </w:t>
                      </w:r>
                    </w:p>
                  </w:txbxContent>
                </v:textbox>
                <w10:anchorlock/>
              </v:shape>
            </w:pict>
          </mc:Fallback>
        </mc:AlternateContent>
      </w:r>
    </w:p>
    <w:p w14:paraId="275EB803" w14:textId="77777777" w:rsidR="00C36FD4" w:rsidRPr="003629E0" w:rsidRDefault="009A3EA7" w:rsidP="00C36FD4">
      <w:pPr>
        <w:pStyle w:val="Heading2"/>
      </w:pPr>
      <w:bookmarkStart w:id="5" w:name="_Ref45094001"/>
      <w:bookmarkStart w:id="6" w:name="_Ref45095356"/>
      <w:bookmarkStart w:id="7" w:name="_Toc123300967"/>
      <w:r w:rsidRPr="003629E0">
        <w:t>Downloading</w:t>
      </w:r>
      <w:r w:rsidR="00C36FD4" w:rsidRPr="003629E0">
        <w:t xml:space="preserve"> </w:t>
      </w:r>
      <w:r w:rsidR="00C962C9" w:rsidRPr="003629E0">
        <w:t xml:space="preserve">the </w:t>
      </w:r>
      <w:r w:rsidRPr="003629E0">
        <w:t xml:space="preserve">workshop </w:t>
      </w:r>
      <w:r w:rsidR="00C36FD4" w:rsidRPr="003629E0">
        <w:t>data</w:t>
      </w:r>
      <w:bookmarkEnd w:id="5"/>
      <w:bookmarkEnd w:id="6"/>
      <w:bookmarkEnd w:id="7"/>
    </w:p>
    <w:p w14:paraId="77C6095A" w14:textId="77777777" w:rsidR="00C36FD4" w:rsidRPr="003629E0" w:rsidRDefault="00C36FD4" w:rsidP="00C36FD4">
      <w:pPr>
        <w:rPr>
          <w:lang w:val="en-US"/>
        </w:rPr>
      </w:pPr>
      <w:r w:rsidRPr="003629E0">
        <w:rPr>
          <w:lang w:val="en-US"/>
        </w:rPr>
        <w:t xml:space="preserve">This hands-on lab is based on the </w:t>
      </w:r>
      <w:r w:rsidRPr="003629E0">
        <w:rPr>
          <w:b/>
          <w:bCs/>
          <w:i/>
          <w:iCs/>
          <w:lang w:val="en-US"/>
        </w:rPr>
        <w:t>IBM Data and AI Accelerators</w:t>
      </w:r>
      <w:r w:rsidRPr="003629E0">
        <w:rPr>
          <w:lang w:val="en-US"/>
        </w:rPr>
        <w:t xml:space="preserve"> for Cloud Pak for Data.</w:t>
      </w:r>
    </w:p>
    <w:p w14:paraId="0361BFBB" w14:textId="77777777" w:rsidR="007402B8" w:rsidRPr="003629E0" w:rsidRDefault="007F3DAD" w:rsidP="007F3DAD">
      <w:pPr>
        <w:rPr>
          <w:lang w:val="en-US"/>
        </w:rPr>
      </w:pPr>
      <w:r w:rsidRPr="003629E0">
        <w:rPr>
          <w:lang w:val="en-US"/>
        </w:rPr>
        <w:t xml:space="preserve">Use the following steps to download the resources of the </w:t>
      </w:r>
      <w:r w:rsidR="00307BAD" w:rsidRPr="003629E0">
        <w:rPr>
          <w:b/>
          <w:bCs/>
          <w:i/>
          <w:iCs/>
          <w:lang w:val="en-US"/>
        </w:rPr>
        <w:t>Utilities Payment Risk Prediction</w:t>
      </w:r>
      <w:r w:rsidR="00307BAD" w:rsidRPr="003629E0">
        <w:rPr>
          <w:lang w:val="en-US"/>
        </w:rPr>
        <w:t xml:space="preserve"> </w:t>
      </w:r>
      <w:r w:rsidRPr="003629E0">
        <w:rPr>
          <w:lang w:val="en-US"/>
        </w:rPr>
        <w:t>industry accelerator:</w:t>
      </w:r>
    </w:p>
    <w:p w14:paraId="58050A20" w14:textId="77777777" w:rsidR="007F3DAD" w:rsidRPr="003629E0" w:rsidRDefault="007F3DAD" w:rsidP="007F3DAD">
      <w:pPr>
        <w:pStyle w:val="ListParagraph"/>
        <w:numPr>
          <w:ilvl w:val="0"/>
          <w:numId w:val="2"/>
        </w:numPr>
      </w:pPr>
      <w:r w:rsidRPr="003629E0">
        <w:t xml:space="preserve">Navigate to the Industry Accelerator main page: </w:t>
      </w:r>
      <w:hyperlink r:id="rId10" w:history="1">
        <w:r w:rsidRPr="003629E0">
          <w:rPr>
            <w:rStyle w:val="Hyperlink"/>
          </w:rPr>
          <w:t>https://community.ibm.com/</w:t>
        </w:r>
        <w:r w:rsidRPr="003629E0">
          <w:rPr>
            <w:rStyle w:val="Hyperlink"/>
          </w:rPr>
          <w:t>a</w:t>
        </w:r>
        <w:r w:rsidRPr="003629E0">
          <w:rPr>
            <w:rStyle w:val="Hyperlink"/>
          </w:rPr>
          <w:t>ccelerators/</w:t>
        </w:r>
      </w:hyperlink>
    </w:p>
    <w:p w14:paraId="5462595F" w14:textId="77777777" w:rsidR="007F3DAD" w:rsidRPr="003629E0" w:rsidRDefault="007F3DAD" w:rsidP="007F3DAD">
      <w:pPr>
        <w:pStyle w:val="ListParagraph"/>
        <w:numPr>
          <w:ilvl w:val="0"/>
          <w:numId w:val="2"/>
        </w:numPr>
      </w:pPr>
      <w:r w:rsidRPr="003629E0">
        <w:t xml:space="preserve">Search for </w:t>
      </w:r>
      <w:r w:rsidR="001579DF" w:rsidRPr="003629E0">
        <w:rPr>
          <w:i/>
          <w:iCs/>
        </w:rPr>
        <w:t>“</w:t>
      </w:r>
      <w:r w:rsidRPr="003629E0">
        <w:rPr>
          <w:i/>
          <w:iCs/>
        </w:rPr>
        <w:t>Utilities Payment”</w:t>
      </w:r>
      <w:r w:rsidRPr="003629E0">
        <w:t xml:space="preserve"> using the search bar</w:t>
      </w:r>
    </w:p>
    <w:p w14:paraId="5C0B72FE" w14:textId="3EF8ADA1" w:rsidR="007F3DAD" w:rsidRDefault="007F3DAD" w:rsidP="007F3DAD">
      <w:pPr>
        <w:pStyle w:val="ListParagraph"/>
        <w:numPr>
          <w:ilvl w:val="0"/>
          <w:numId w:val="2"/>
        </w:numPr>
      </w:pPr>
      <w:r w:rsidRPr="003629E0">
        <w:t xml:space="preserve">Open </w:t>
      </w:r>
      <w:r w:rsidR="00307BAD" w:rsidRPr="003629E0">
        <w:rPr>
          <w:b/>
          <w:bCs/>
          <w:i/>
          <w:iCs/>
        </w:rPr>
        <w:t>Utilities Payment Risk Prediction</w:t>
      </w:r>
      <w:r w:rsidRPr="003629E0">
        <w:t xml:space="preserve"> in the search result</w:t>
      </w:r>
    </w:p>
    <w:p w14:paraId="3FDAB100" w14:textId="1DFD8019" w:rsidR="003E6F8B" w:rsidRPr="003629E0" w:rsidRDefault="00C9257C" w:rsidP="003E6F8B">
      <w:pPr>
        <w:pStyle w:val="ListParagraph"/>
        <w:numPr>
          <w:ilvl w:val="0"/>
          <w:numId w:val="2"/>
        </w:numPr>
      </w:pPr>
      <w:r>
        <w:t xml:space="preserve">Click on button </w:t>
      </w:r>
      <w:r w:rsidRPr="00C9257C">
        <w:rPr>
          <w:b/>
          <w:bCs/>
          <w:i/>
          <w:iCs/>
        </w:rPr>
        <w:t xml:space="preserve">Get </w:t>
      </w:r>
      <w:r w:rsidR="003E6F8B">
        <w:rPr>
          <w:b/>
          <w:bCs/>
          <w:i/>
          <w:iCs/>
        </w:rPr>
        <w:t xml:space="preserve">CPD </w:t>
      </w:r>
      <w:r w:rsidRPr="00C9257C">
        <w:rPr>
          <w:b/>
          <w:bCs/>
          <w:i/>
          <w:iCs/>
        </w:rPr>
        <w:t>accelerator now</w:t>
      </w:r>
      <w:r>
        <w:t>.</w:t>
      </w:r>
      <w:r w:rsidR="003E6F8B" w:rsidRPr="003E6F8B">
        <w:t xml:space="preserve"> </w:t>
      </w:r>
      <w:hyperlink r:id="rId11" w:history="1">
        <w:r w:rsidR="003E6F8B" w:rsidRPr="006A7159">
          <w:rPr>
            <w:rStyle w:val="Hyperlink"/>
          </w:rPr>
          <w:t>https://community.ibm.com/community/user/cloudpakfordata/viewdocument/utilities-payment-risk-prediction</w:t>
        </w:r>
      </w:hyperlink>
    </w:p>
    <w:p w14:paraId="3E47602D" w14:textId="20FF077E" w:rsidR="005903D5" w:rsidRDefault="007F3DAD" w:rsidP="008B7D16">
      <w:pPr>
        <w:pStyle w:val="ListParagraph"/>
        <w:numPr>
          <w:ilvl w:val="0"/>
          <w:numId w:val="2"/>
        </w:numPr>
      </w:pPr>
      <w:r w:rsidRPr="003629E0">
        <w:t xml:space="preserve">Download </w:t>
      </w:r>
      <w:r w:rsidR="006661AC" w:rsidRPr="003629E0">
        <w:t xml:space="preserve">and unpack </w:t>
      </w:r>
      <w:r w:rsidRPr="003629E0">
        <w:t xml:space="preserve">the </w:t>
      </w:r>
      <w:r w:rsidR="00307BAD" w:rsidRPr="003629E0">
        <w:rPr>
          <w:i/>
          <w:iCs/>
        </w:rPr>
        <w:t>utilities-payment-risk-prediction-industry-accelerator.tar.gz</w:t>
      </w:r>
      <w:r w:rsidR="00307BAD" w:rsidRPr="003629E0">
        <w:t xml:space="preserve"> </w:t>
      </w:r>
      <w:r w:rsidRPr="003629E0">
        <w:t>file for CPD V</w:t>
      </w:r>
      <w:r w:rsidR="003E6F8B">
        <w:t>4</w:t>
      </w:r>
      <w:r w:rsidRPr="003629E0">
        <w:t>.</w:t>
      </w:r>
      <w:r w:rsidR="003E6F8B">
        <w:t>6</w:t>
      </w:r>
      <w:r w:rsidR="00C9257C">
        <w:t>.</w:t>
      </w:r>
      <w:r w:rsidRPr="003629E0">
        <w:t>0.0 as described on the p</w:t>
      </w:r>
      <w:r w:rsidR="008B7D16" w:rsidRPr="003629E0">
        <w:t>age.</w:t>
      </w:r>
    </w:p>
    <w:p w14:paraId="0F74C59A" w14:textId="51FDC111" w:rsidR="003E6F8B" w:rsidRDefault="00BA4A3F" w:rsidP="00BA4A3F">
      <w:pPr>
        <w:pStyle w:val="ListParagraph"/>
      </w:pPr>
      <w:r>
        <w:fldChar w:fldCharType="begin"/>
      </w:r>
      <w:r>
        <w:instrText xml:space="preserve"> HYPERLINK "</w:instrText>
      </w:r>
      <w:r w:rsidRPr="00BA4A3F">
        <w:instrText>https://github.com/IBM/Industry-Accelerators/blob/master/CPD%204.6.0.0/utilities-payment-risk-prediction-industry-accelerator.tar.gz</w:instrText>
      </w:r>
      <w:r>
        <w:instrText xml:space="preserve">" </w:instrText>
      </w:r>
      <w:r>
        <w:fldChar w:fldCharType="separate"/>
      </w:r>
      <w:r w:rsidRPr="006A7159">
        <w:rPr>
          <w:rStyle w:val="Hyperlink"/>
        </w:rPr>
        <w:t>https://github.com/IBM/Industry-Accelerators/blob/master/CPD%204.6.0.0/utilities-payment-risk-prediction-industry-accelerator.tar.gz</w:t>
      </w:r>
      <w:r>
        <w:fldChar w:fldCharType="end"/>
      </w:r>
    </w:p>
    <w:p w14:paraId="46033807" w14:textId="0947D1C0" w:rsidR="00064676" w:rsidRDefault="00D36C15" w:rsidP="008B7D16">
      <w:pPr>
        <w:pStyle w:val="ListParagraph"/>
        <w:numPr>
          <w:ilvl w:val="0"/>
          <w:numId w:val="2"/>
        </w:numPr>
      </w:pPr>
      <w:r>
        <w:t>In</w:t>
      </w:r>
      <w:r w:rsidR="00064676">
        <w:t xml:space="preserve"> a subfolder, the archive contains the following files required in a later step:</w:t>
      </w:r>
    </w:p>
    <w:p w14:paraId="7F65CA25" w14:textId="68DA2AAD" w:rsidR="00064676" w:rsidRDefault="00064676" w:rsidP="00064676">
      <w:pPr>
        <w:pStyle w:val="ListParagraph"/>
        <w:numPr>
          <w:ilvl w:val="1"/>
          <w:numId w:val="2"/>
        </w:numPr>
      </w:pPr>
      <w:r w:rsidRPr="00064676">
        <w:t>utilities-payment-risk-prediction-glossary-categories.csv</w:t>
      </w:r>
    </w:p>
    <w:p w14:paraId="14A42D54" w14:textId="1A001A58" w:rsidR="00064676" w:rsidRPr="003629E0" w:rsidRDefault="00064676" w:rsidP="00064676">
      <w:pPr>
        <w:pStyle w:val="ListParagraph"/>
        <w:numPr>
          <w:ilvl w:val="1"/>
          <w:numId w:val="2"/>
        </w:numPr>
      </w:pPr>
      <w:r w:rsidRPr="00064676">
        <w:t>utilities-payment-risk-prediction-glossary-terms.csv</w:t>
      </w:r>
    </w:p>
    <w:p w14:paraId="53417962" w14:textId="77777777" w:rsidR="00C36FD4" w:rsidRPr="003629E0" w:rsidRDefault="0026697A" w:rsidP="0050740C">
      <w:pPr>
        <w:pStyle w:val="Heading1"/>
      </w:pPr>
      <w:bookmarkStart w:id="8" w:name="_Toc123300968"/>
      <w:r w:rsidRPr="003629E0">
        <w:lastRenderedPageBreak/>
        <w:t>Creating governance artifacts</w:t>
      </w:r>
      <w:bookmarkEnd w:id="8"/>
    </w:p>
    <w:p w14:paraId="11DA990B" w14:textId="77777777" w:rsidR="00436AB8" w:rsidRPr="003629E0" w:rsidRDefault="00436AB8" w:rsidP="00436AB8">
      <w:pPr>
        <w:rPr>
          <w:lang w:val="en-US" w:eastAsia="en-US"/>
        </w:rPr>
      </w:pPr>
      <w:r w:rsidRPr="003629E0">
        <w:rPr>
          <w:lang w:val="en-US" w:eastAsia="en-US"/>
        </w:rPr>
        <w:t xml:space="preserve">In this </w:t>
      </w:r>
      <w:r w:rsidR="002071F0" w:rsidRPr="003629E0">
        <w:rPr>
          <w:lang w:val="en-US" w:eastAsia="en-US"/>
        </w:rPr>
        <w:t>chapter</w:t>
      </w:r>
      <w:r w:rsidRPr="003629E0">
        <w:rPr>
          <w:lang w:val="en-US" w:eastAsia="en-US"/>
        </w:rPr>
        <w:t xml:space="preserve"> </w:t>
      </w:r>
      <w:r w:rsidR="002071F0" w:rsidRPr="003629E0">
        <w:rPr>
          <w:lang w:val="en-US" w:eastAsia="en-US"/>
        </w:rPr>
        <w:t>some</w:t>
      </w:r>
      <w:r w:rsidRPr="003629E0">
        <w:rPr>
          <w:lang w:val="en-US" w:eastAsia="en-US"/>
        </w:rPr>
        <w:t xml:space="preserve"> governance artifacts are created which are building the foundation for the data profiling and data quality analysis in the subsequent chapters.</w:t>
      </w:r>
    </w:p>
    <w:p w14:paraId="0A2DF8D1" w14:textId="77777777" w:rsidR="00436AB8" w:rsidRPr="003629E0" w:rsidRDefault="00436AB8" w:rsidP="00436AB8">
      <w:pPr>
        <w:rPr>
          <w:lang w:val="en-US" w:eastAsia="en-US"/>
        </w:rPr>
      </w:pPr>
    </w:p>
    <w:p w14:paraId="20AF17C9" w14:textId="77777777" w:rsidR="00911AB9" w:rsidRPr="003629E0" w:rsidRDefault="00911AB9" w:rsidP="00911AB9">
      <w:pPr>
        <w:rPr>
          <w:lang w:val="en-US"/>
        </w:rPr>
      </w:pPr>
      <w:r w:rsidRPr="003629E0">
        <w:rPr>
          <w:noProof/>
          <w:lang w:val="en-US"/>
        </w:rPr>
        <mc:AlternateContent>
          <mc:Choice Requires="wps">
            <w:drawing>
              <wp:inline distT="0" distB="0" distL="0" distR="0" wp14:anchorId="086A5124" wp14:editId="71B796EF">
                <wp:extent cx="5628389" cy="838899"/>
                <wp:effectExtent l="0" t="0" r="0" b="0"/>
                <wp:docPr id="36" name="Text Box 36"/>
                <wp:cNvGraphicFramePr/>
                <a:graphic xmlns:a="http://schemas.openxmlformats.org/drawingml/2006/main">
                  <a:graphicData uri="http://schemas.microsoft.com/office/word/2010/wordprocessingShape">
                    <wps:wsp>
                      <wps:cNvSpPr txBox="1"/>
                      <wps:spPr>
                        <a:xfrm>
                          <a:off x="0" y="0"/>
                          <a:ext cx="5628389" cy="838899"/>
                        </a:xfrm>
                        <a:prstGeom prst="rect">
                          <a:avLst/>
                        </a:prstGeom>
                        <a:solidFill>
                          <a:schemeClr val="accent1">
                            <a:lumMod val="20000"/>
                            <a:lumOff val="80000"/>
                          </a:schemeClr>
                        </a:solidFill>
                        <a:ln w="6350">
                          <a:noFill/>
                        </a:ln>
                      </wps:spPr>
                      <wps:txbx>
                        <w:txbxContent>
                          <w:p w14:paraId="7C9D5F50" w14:textId="2128A300" w:rsidR="00044E9A" w:rsidRPr="00C04BA6" w:rsidRDefault="00044E9A" w:rsidP="00911AB9">
                            <w:pPr>
                              <w:rPr>
                                <w:i/>
                                <w:iCs/>
                                <w:color w:val="000000" w:themeColor="text1"/>
                                <w:lang w:val="en-US"/>
                              </w:rPr>
                            </w:pPr>
                            <w:r w:rsidRPr="004478B4">
                              <w:rPr>
                                <w:b/>
                                <w:bCs/>
                                <w:i/>
                                <w:iCs/>
                              </w:rPr>
                              <w:t>Note:</w:t>
                            </w:r>
                            <w:r w:rsidRPr="004478B4">
                              <w:rPr>
                                <w:i/>
                                <w:iCs/>
                              </w:rPr>
                              <w:t xml:space="preserve"> </w:t>
                            </w:r>
                            <w:r w:rsidRPr="00911AB9">
                              <w:rPr>
                                <w:i/>
                                <w:iCs/>
                              </w:rPr>
                              <w:t xml:space="preserve">Governance artifacts like categories, business terms, data classes, classifications, reference data sets, policies, governance rules and also governance workflows, are global objects within CPD that </w:t>
                            </w:r>
                            <w:r w:rsidRPr="00C04BA6">
                              <w:rPr>
                                <w:i/>
                                <w:iCs/>
                                <w:lang w:val="en-US"/>
                              </w:rPr>
                              <w:t xml:space="preserve">may be </w:t>
                            </w:r>
                            <w:r w:rsidRPr="00911AB9">
                              <w:rPr>
                                <w:i/>
                                <w:iCs/>
                              </w:rPr>
                              <w:t>shared by all users</w:t>
                            </w:r>
                            <w:r w:rsidRPr="00C04BA6">
                              <w:rPr>
                                <w:i/>
                                <w:iCs/>
                                <w:lang w:val="en-US"/>
                              </w:rPr>
                              <w:t xml:space="preserve"> de</w:t>
                            </w:r>
                            <w:r>
                              <w:rPr>
                                <w:i/>
                                <w:iCs/>
                                <w:lang w:val="en-US"/>
                              </w:rPr>
                              <w:t>pending on the permissions of the category to which they belong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6A5124" id="Text Box 36" o:spid="_x0000_s1029" type="#_x0000_t202" style="width:443.2pt;height:6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" fillcolor="#d9e2f3 [660]" stroked="f" strokeweight=".5pt">
                <v:textbox>
                  <w:txbxContent>
                    <w:p w14:paraId="7C9D5F50" w14:textId="2128A300" w:rsidR="00044E9A" w:rsidRPr="00C04BA6" w:rsidRDefault="00044E9A" w:rsidP="00911AB9">
                      <w:pPr>
                        <w:rPr>
                          <w:i/>
                          <w:iCs/>
                          <w:color w:val="000000" w:themeColor="text1"/>
                          <w:lang w:val="en-US"/>
                        </w:rPr>
                      </w:pPr>
                      <w:r w:rsidRPr="004478B4">
                        <w:rPr>
                          <w:b/>
                          <w:bCs/>
                          <w:i/>
                          <w:iCs/>
                        </w:rPr>
                        <w:t>Note:</w:t>
                      </w:r>
                      <w:r w:rsidRPr="004478B4">
                        <w:rPr>
                          <w:i/>
                          <w:iCs/>
                        </w:rPr>
                        <w:t xml:space="preserve"> </w:t>
                      </w:r>
                      <w:r w:rsidRPr="00911AB9">
                        <w:rPr>
                          <w:i/>
                          <w:iCs/>
                        </w:rPr>
                        <w:t xml:space="preserve">Governance artifacts like categories, business terms, data classes, classifications, reference data sets, policies, governance rules and also governance workflows, are global objects within CPD that </w:t>
                      </w:r>
                      <w:r w:rsidRPr="00C04BA6">
                        <w:rPr>
                          <w:i/>
                          <w:iCs/>
                          <w:lang w:val="en-US"/>
                        </w:rPr>
                        <w:t xml:space="preserve">may be </w:t>
                      </w:r>
                      <w:r w:rsidRPr="00911AB9">
                        <w:rPr>
                          <w:i/>
                          <w:iCs/>
                        </w:rPr>
                        <w:t>shared by all users</w:t>
                      </w:r>
                      <w:r w:rsidRPr="00C04BA6">
                        <w:rPr>
                          <w:i/>
                          <w:iCs/>
                          <w:lang w:val="en-US"/>
                        </w:rPr>
                        <w:t xml:space="preserve"> de</w:t>
                      </w:r>
                      <w:r>
                        <w:rPr>
                          <w:i/>
                          <w:iCs/>
                          <w:lang w:val="en-US"/>
                        </w:rPr>
                        <w:t>pending on the permissions of the category to which they belong to.</w:t>
                      </w:r>
                    </w:p>
                  </w:txbxContent>
                </v:textbox>
                <w10:anchorlock/>
              </v:shape>
            </w:pict>
          </mc:Fallback>
        </mc:AlternateContent>
      </w:r>
    </w:p>
    <w:p w14:paraId="783033C9" w14:textId="77777777" w:rsidR="00B00C98" w:rsidRPr="003629E0" w:rsidRDefault="00B00C98" w:rsidP="00DB3188">
      <w:pPr>
        <w:pStyle w:val="Heading2"/>
      </w:pPr>
      <w:bookmarkStart w:id="9" w:name="_Toc123300969"/>
      <w:r w:rsidRPr="003629E0">
        <w:t>Governing artifacts with workflows</w:t>
      </w:r>
      <w:bookmarkEnd w:id="9"/>
    </w:p>
    <w:p w14:paraId="6C3FA7F1" w14:textId="77777777" w:rsidR="00DB3188" w:rsidRPr="003629E0" w:rsidRDefault="00490363" w:rsidP="00DB3188">
      <w:pPr>
        <w:rPr>
          <w:lang w:val="en-US"/>
        </w:rPr>
      </w:pPr>
      <w:r w:rsidRPr="003629E0">
        <w:rPr>
          <w:lang w:val="en-US"/>
        </w:rPr>
        <w:t>Workflows enforce a task-based process to control the creating, modifying, and deleting of governance artifacts</w:t>
      </w:r>
      <w:r w:rsidR="007E09DE" w:rsidRPr="003629E0">
        <w:rPr>
          <w:lang w:val="en-US"/>
        </w:rPr>
        <w:t xml:space="preserve"> like </w:t>
      </w:r>
      <w:r w:rsidR="001E351B" w:rsidRPr="003629E0">
        <w:rPr>
          <w:lang w:val="en-US"/>
        </w:rPr>
        <w:t>b</w:t>
      </w:r>
      <w:r w:rsidR="007E09DE" w:rsidRPr="003629E0">
        <w:rPr>
          <w:lang w:val="en-US"/>
        </w:rPr>
        <w:t xml:space="preserve">usiness terms, </w:t>
      </w:r>
      <w:r w:rsidR="001E351B" w:rsidRPr="003629E0">
        <w:rPr>
          <w:lang w:val="en-US"/>
        </w:rPr>
        <w:t>d</w:t>
      </w:r>
      <w:r w:rsidR="007E09DE" w:rsidRPr="003629E0">
        <w:rPr>
          <w:lang w:val="en-US"/>
        </w:rPr>
        <w:t xml:space="preserve">ata classes, </w:t>
      </w:r>
      <w:r w:rsidR="001E351B" w:rsidRPr="003629E0">
        <w:rPr>
          <w:lang w:val="en-US"/>
        </w:rPr>
        <w:t>c</w:t>
      </w:r>
      <w:r w:rsidR="007E09DE" w:rsidRPr="003629E0">
        <w:rPr>
          <w:lang w:val="en-US"/>
        </w:rPr>
        <w:t xml:space="preserve">lassifications, </w:t>
      </w:r>
      <w:r w:rsidR="001E351B" w:rsidRPr="003629E0">
        <w:rPr>
          <w:lang w:val="en-US"/>
        </w:rPr>
        <w:t>r</w:t>
      </w:r>
      <w:r w:rsidR="007E09DE" w:rsidRPr="003629E0">
        <w:rPr>
          <w:lang w:val="en-US"/>
        </w:rPr>
        <w:t xml:space="preserve">eference data, </w:t>
      </w:r>
      <w:r w:rsidR="001E351B" w:rsidRPr="003629E0">
        <w:rPr>
          <w:lang w:val="en-US"/>
        </w:rPr>
        <w:t>p</w:t>
      </w:r>
      <w:r w:rsidR="007E09DE" w:rsidRPr="003629E0">
        <w:rPr>
          <w:lang w:val="en-US"/>
        </w:rPr>
        <w:t xml:space="preserve">olicies, </w:t>
      </w:r>
      <w:r w:rsidR="001E351B" w:rsidRPr="003629E0">
        <w:rPr>
          <w:lang w:val="en-US"/>
        </w:rPr>
        <w:t>and g</w:t>
      </w:r>
      <w:r w:rsidR="007E09DE" w:rsidRPr="003629E0">
        <w:rPr>
          <w:lang w:val="en-US"/>
        </w:rPr>
        <w:t>overnance rules</w:t>
      </w:r>
      <w:r w:rsidRPr="003629E0">
        <w:rPr>
          <w:lang w:val="en-US"/>
        </w:rPr>
        <w:t>. Each type of artifact can be assigned to a workflow that defines the sequence of steps that must be completed before an artifact is published and available to use. The steps can include authoring, approving, reviewing, and publishing. A set of users are assigned to work on each step.</w:t>
      </w:r>
    </w:p>
    <w:p w14:paraId="611AC78D" w14:textId="77777777" w:rsidR="007E09DE" w:rsidRPr="003629E0" w:rsidRDefault="001E351B" w:rsidP="00DB3188">
      <w:pPr>
        <w:rPr>
          <w:lang w:val="en-US"/>
        </w:rPr>
      </w:pPr>
      <w:r w:rsidRPr="003629E0">
        <w:rPr>
          <w:lang w:val="en-US"/>
        </w:rPr>
        <w:t>Initially</w:t>
      </w:r>
      <w:r w:rsidR="007E09DE" w:rsidRPr="003629E0">
        <w:rPr>
          <w:lang w:val="en-US"/>
        </w:rPr>
        <w:t xml:space="preserve">, the </w:t>
      </w:r>
      <w:r w:rsidR="007E09DE" w:rsidRPr="003629E0">
        <w:rPr>
          <w:b/>
          <w:bCs/>
          <w:i/>
          <w:iCs/>
          <w:lang w:val="en-US"/>
        </w:rPr>
        <w:t>default workflow configuration</w:t>
      </w:r>
      <w:r w:rsidR="007E09DE" w:rsidRPr="003629E0">
        <w:rPr>
          <w:lang w:val="en-US"/>
        </w:rPr>
        <w:t xml:space="preserve"> applies to all governance artifacts. It defines, that all users having the </w:t>
      </w:r>
      <w:r w:rsidR="007E09DE" w:rsidRPr="003629E0">
        <w:rPr>
          <w:i/>
          <w:iCs/>
          <w:lang w:val="en-US"/>
        </w:rPr>
        <w:t>author governance artifacts</w:t>
      </w:r>
      <w:r w:rsidR="007E09DE" w:rsidRPr="003629E0">
        <w:rPr>
          <w:lang w:val="en-US"/>
        </w:rPr>
        <w:t xml:space="preserve"> permission are allowed to </w:t>
      </w:r>
      <w:r w:rsidR="00025178" w:rsidRPr="003629E0">
        <w:rPr>
          <w:lang w:val="en-US"/>
        </w:rPr>
        <w:t xml:space="preserve">modify, delete, or </w:t>
      </w:r>
      <w:r w:rsidR="007E09DE" w:rsidRPr="003629E0">
        <w:rPr>
          <w:lang w:val="en-US"/>
        </w:rPr>
        <w:t>publish new governance artifacts.</w:t>
      </w:r>
    </w:p>
    <w:p w14:paraId="5B6667EE" w14:textId="77777777" w:rsidR="004279FA" w:rsidRPr="003629E0" w:rsidRDefault="004279FA" w:rsidP="00DB3188">
      <w:pPr>
        <w:rPr>
          <w:lang w:val="en-US"/>
        </w:rPr>
      </w:pPr>
      <w:r w:rsidRPr="003629E0">
        <w:rPr>
          <w:lang w:val="en-US"/>
        </w:rPr>
        <w:t xml:space="preserve">In this section you will create </w:t>
      </w:r>
      <w:r w:rsidRPr="003629E0">
        <w:rPr>
          <w:b/>
          <w:bCs/>
          <w:lang w:val="en-US"/>
        </w:rPr>
        <w:t>your own instance</w:t>
      </w:r>
      <w:r w:rsidRPr="003629E0">
        <w:rPr>
          <w:lang w:val="en-US"/>
        </w:rPr>
        <w:t xml:space="preserve"> of a governance workflow and delete it afterwards in order to avoid conflicts with other workshop users.</w:t>
      </w:r>
    </w:p>
    <w:p w14:paraId="02ADEB08" w14:textId="77777777" w:rsidR="00845D80" w:rsidRPr="003629E0" w:rsidRDefault="00845D80" w:rsidP="00D23E62">
      <w:pPr>
        <w:pStyle w:val="Heading3"/>
      </w:pPr>
      <w:bookmarkStart w:id="10" w:name="_Toc123300970"/>
      <w:r w:rsidRPr="003629E0">
        <w:t>Creating governance workflows</w:t>
      </w:r>
      <w:bookmarkEnd w:id="10"/>
    </w:p>
    <w:p w14:paraId="651E5604" w14:textId="77777777" w:rsidR="00A5359C" w:rsidRPr="003629E0" w:rsidRDefault="00A5359C" w:rsidP="00A5359C">
      <w:pPr>
        <w:rPr>
          <w:lang w:val="en-US"/>
        </w:rPr>
      </w:pPr>
      <w:r w:rsidRPr="003629E0">
        <w:rPr>
          <w:lang w:val="en-US"/>
        </w:rPr>
        <w:t>Perform the following steps to create a governance workflow for business terms:</w:t>
      </w:r>
    </w:p>
    <w:p w14:paraId="57D6B590" w14:textId="067E23E9" w:rsidR="00845D80" w:rsidRPr="003629E0" w:rsidRDefault="00845D80" w:rsidP="00845D80">
      <w:pPr>
        <w:pStyle w:val="ListParagraph"/>
        <w:numPr>
          <w:ilvl w:val="0"/>
          <w:numId w:val="3"/>
        </w:numPr>
      </w:pPr>
      <w:r w:rsidRPr="003629E0">
        <w:t xml:space="preserve">In the main menu, navigate to </w:t>
      </w:r>
      <w:r w:rsidR="009D470C">
        <w:rPr>
          <w:b/>
          <w:bCs/>
          <w:i/>
          <w:iCs/>
        </w:rPr>
        <w:t>Administration</w:t>
      </w:r>
      <w:r w:rsidRPr="003629E0">
        <w:rPr>
          <w:b/>
          <w:bCs/>
          <w:i/>
          <w:iCs/>
        </w:rPr>
        <w:t xml:space="preserve"> -&gt; </w:t>
      </w:r>
      <w:r w:rsidR="009D470C">
        <w:rPr>
          <w:b/>
          <w:bCs/>
          <w:i/>
          <w:iCs/>
        </w:rPr>
        <w:t>Workflow management</w:t>
      </w:r>
      <w:r w:rsidRPr="003629E0">
        <w:rPr>
          <w:i/>
          <w:iCs/>
        </w:rPr>
        <w:t>.</w:t>
      </w:r>
    </w:p>
    <w:p w14:paraId="607091ED" w14:textId="2412DF0B" w:rsidR="009D470C" w:rsidRDefault="009D470C" w:rsidP="00845D80">
      <w:pPr>
        <w:pStyle w:val="ListParagraph"/>
        <w:numPr>
          <w:ilvl w:val="0"/>
          <w:numId w:val="3"/>
        </w:numPr>
      </w:pPr>
      <w:r>
        <w:t xml:space="preserve">On the </w:t>
      </w:r>
      <w:r w:rsidRPr="009D470C">
        <w:rPr>
          <w:i/>
          <w:iCs/>
        </w:rPr>
        <w:t>Workflow Types</w:t>
      </w:r>
      <w:r>
        <w:t xml:space="preserve"> tab, click on the </w:t>
      </w:r>
      <w:r w:rsidR="00A23B23">
        <w:t>card</w:t>
      </w:r>
      <w:r>
        <w:t xml:space="preserve"> </w:t>
      </w:r>
      <w:r w:rsidRPr="009D470C">
        <w:rPr>
          <w:b/>
          <w:bCs/>
          <w:i/>
          <w:iCs/>
        </w:rPr>
        <w:t>Governance artifact management</w:t>
      </w:r>
      <w:r>
        <w:t>.</w:t>
      </w:r>
    </w:p>
    <w:p w14:paraId="63004B8C" w14:textId="187B5EBF" w:rsidR="00845D80" w:rsidRPr="003629E0" w:rsidRDefault="004C7707" w:rsidP="004C7707">
      <w:pPr>
        <w:pStyle w:val="ListParagraph"/>
        <w:numPr>
          <w:ilvl w:val="0"/>
          <w:numId w:val="3"/>
        </w:numPr>
      </w:pPr>
      <w:r>
        <w:t xml:space="preserve">Navigate to the </w:t>
      </w:r>
      <w:r w:rsidRPr="004C7707">
        <w:rPr>
          <w:b/>
          <w:bCs/>
          <w:i/>
          <w:iCs/>
        </w:rPr>
        <w:t>Workflow configurations</w:t>
      </w:r>
      <w:r>
        <w:t xml:space="preserve"> tab and click on c</w:t>
      </w:r>
      <w:r w:rsidR="00845D80" w:rsidRPr="003629E0">
        <w:t xml:space="preserve">lick on </w:t>
      </w:r>
      <w:r w:rsidR="00845D80" w:rsidRPr="004C7707">
        <w:rPr>
          <w:b/>
          <w:bCs/>
          <w:i/>
          <w:iCs/>
        </w:rPr>
        <w:t xml:space="preserve">New </w:t>
      </w:r>
      <w:r>
        <w:rPr>
          <w:b/>
          <w:bCs/>
          <w:i/>
          <w:iCs/>
        </w:rPr>
        <w:t xml:space="preserve">configuration </w:t>
      </w:r>
      <w:r w:rsidR="00BE4445">
        <w:t>on the right</w:t>
      </w:r>
      <w:r w:rsidR="00845D80" w:rsidRPr="003629E0">
        <w:t>.</w:t>
      </w:r>
    </w:p>
    <w:p w14:paraId="6721220E" w14:textId="7DB1F262" w:rsidR="00845D80" w:rsidRDefault="00BE4445" w:rsidP="00BE4445">
      <w:pPr>
        <w:pStyle w:val="ListParagraph"/>
        <w:numPr>
          <w:ilvl w:val="0"/>
          <w:numId w:val="3"/>
        </w:numPr>
      </w:pPr>
      <w:r>
        <w:t xml:space="preserve">On the </w:t>
      </w:r>
      <w:r w:rsidRPr="00BE4445">
        <w:rPr>
          <w:i/>
          <w:iCs/>
        </w:rPr>
        <w:t>New workflow configuration</w:t>
      </w:r>
      <w:r>
        <w:t xml:space="preserve"> panel, enter </w:t>
      </w:r>
      <w:r w:rsidRPr="00BE4445">
        <w:rPr>
          <w:b/>
          <w:bCs/>
          <w:i/>
          <w:iCs/>
        </w:rPr>
        <w:t>N</w:t>
      </w:r>
      <w:r w:rsidR="009E4F74" w:rsidRPr="00BE4445">
        <w:rPr>
          <w:b/>
          <w:bCs/>
          <w:i/>
          <w:iCs/>
        </w:rPr>
        <w:t>ame</w:t>
      </w:r>
      <w:r w:rsidR="009E4F74" w:rsidRPr="003629E0">
        <w:t xml:space="preserve"> “</w:t>
      </w:r>
      <w:r w:rsidR="00576F66" w:rsidRPr="003629E0">
        <w:t>&lt;your</w:t>
      </w:r>
      <w:r w:rsidR="004E0C3F">
        <w:t>-</w:t>
      </w:r>
      <w:r w:rsidR="00576F66" w:rsidRPr="003629E0">
        <w:t>id&gt;s r</w:t>
      </w:r>
      <w:r w:rsidR="009E4F74" w:rsidRPr="003629E0">
        <w:t>eview and approval of business terms”</w:t>
      </w:r>
      <w:r w:rsidR="004E0C3F">
        <w:t xml:space="preserve">, where </w:t>
      </w:r>
      <w:r w:rsidR="004E0C3F" w:rsidRPr="004E0C3F">
        <w:rPr>
          <w:i/>
          <w:iCs/>
        </w:rPr>
        <w:t>user-id</w:t>
      </w:r>
      <w:r w:rsidR="004E0C3F">
        <w:t xml:space="preserve"> is your username on the CPD cluster.</w:t>
      </w:r>
    </w:p>
    <w:p w14:paraId="73E2DABF" w14:textId="762E613B" w:rsidR="00BE4445" w:rsidRPr="003629E0" w:rsidRDefault="00BE4445" w:rsidP="00BE4445">
      <w:pPr>
        <w:pStyle w:val="ListParagraph"/>
        <w:numPr>
          <w:ilvl w:val="0"/>
          <w:numId w:val="3"/>
        </w:numPr>
      </w:pPr>
      <w:r>
        <w:t>Under</w:t>
      </w:r>
      <w:r w:rsidRPr="003629E0">
        <w:t xml:space="preserve"> </w:t>
      </w:r>
      <w:r>
        <w:rPr>
          <w:i/>
          <w:iCs/>
        </w:rPr>
        <w:t>Choose a workflow template</w:t>
      </w:r>
      <w:r w:rsidRPr="003629E0">
        <w:t xml:space="preserve">, select </w:t>
      </w:r>
      <w:r w:rsidRPr="003629E0">
        <w:rPr>
          <w:b/>
          <w:bCs/>
          <w:i/>
          <w:iCs/>
        </w:rPr>
        <w:t>One approval step and one review step</w:t>
      </w:r>
      <w:r w:rsidRPr="003629E0">
        <w:t>.</w:t>
      </w:r>
    </w:p>
    <w:p w14:paraId="7D245C35" w14:textId="07EEADCC" w:rsidR="009E4F74" w:rsidRPr="003629E0" w:rsidRDefault="00BE4445" w:rsidP="00845D80">
      <w:pPr>
        <w:pStyle w:val="ListParagraph"/>
        <w:numPr>
          <w:ilvl w:val="0"/>
          <w:numId w:val="3"/>
        </w:numPr>
      </w:pPr>
      <w:r>
        <w:t>Confirm by clicking on</w:t>
      </w:r>
      <w:r w:rsidR="009E4F74" w:rsidRPr="003629E0">
        <w:t xml:space="preserve"> </w:t>
      </w:r>
      <w:r>
        <w:rPr>
          <w:b/>
          <w:bCs/>
          <w:i/>
          <w:iCs/>
        </w:rPr>
        <w:t>New workflow configuration</w:t>
      </w:r>
      <w:r w:rsidR="009E4F74" w:rsidRPr="003629E0">
        <w:t>.</w:t>
      </w:r>
    </w:p>
    <w:p w14:paraId="7C303D52" w14:textId="77777777" w:rsidR="00360329" w:rsidRDefault="00360329" w:rsidP="00845D80">
      <w:pPr>
        <w:pStyle w:val="ListParagraph"/>
        <w:numPr>
          <w:ilvl w:val="0"/>
          <w:numId w:val="3"/>
        </w:numPr>
      </w:pPr>
      <w:r>
        <w:t xml:space="preserve">The workflow configuration has four tabs on the left, </w:t>
      </w:r>
      <w:r w:rsidRPr="00360329">
        <w:rPr>
          <w:i/>
          <w:iCs/>
        </w:rPr>
        <w:t>Workflow conditions</w:t>
      </w:r>
      <w:r>
        <w:t xml:space="preserve">, </w:t>
      </w:r>
      <w:r w:rsidRPr="00360329">
        <w:rPr>
          <w:i/>
          <w:iCs/>
        </w:rPr>
        <w:t>Approve</w:t>
      </w:r>
      <w:r>
        <w:t xml:space="preserve">, </w:t>
      </w:r>
      <w:r w:rsidRPr="00360329">
        <w:rPr>
          <w:i/>
          <w:iCs/>
        </w:rPr>
        <w:t>Review</w:t>
      </w:r>
      <w:r>
        <w:t xml:space="preserve">, and </w:t>
      </w:r>
      <w:r w:rsidRPr="00360329">
        <w:rPr>
          <w:i/>
          <w:iCs/>
        </w:rPr>
        <w:t>Publish</w:t>
      </w:r>
      <w:r>
        <w:t>.</w:t>
      </w:r>
    </w:p>
    <w:p w14:paraId="6AE19F06" w14:textId="5122E326" w:rsidR="00BE4445" w:rsidRDefault="00360329" w:rsidP="00845D80">
      <w:pPr>
        <w:pStyle w:val="ListParagraph"/>
        <w:numPr>
          <w:ilvl w:val="0"/>
          <w:numId w:val="3"/>
        </w:numPr>
      </w:pPr>
      <w:r>
        <w:t xml:space="preserve">On the </w:t>
      </w:r>
      <w:r w:rsidRPr="00360329">
        <w:rPr>
          <w:b/>
          <w:bCs/>
          <w:i/>
          <w:iCs/>
        </w:rPr>
        <w:t>Workflow conditions</w:t>
      </w:r>
      <w:r>
        <w:t xml:space="preserve"> tab</w:t>
      </w:r>
      <w:r w:rsidR="009C73EB">
        <w:t>,</w:t>
      </w:r>
      <w:r w:rsidR="00152503">
        <w:t xml:space="preserve"> click on </w:t>
      </w:r>
      <w:r w:rsidR="00152503" w:rsidRPr="009C73EB">
        <w:rPr>
          <w:b/>
          <w:bCs/>
          <w:i/>
          <w:iCs/>
        </w:rPr>
        <w:t>Add condition</w:t>
      </w:r>
      <w:r>
        <w:t xml:space="preserve">, leave the </w:t>
      </w:r>
      <w:r w:rsidRPr="00360329">
        <w:rPr>
          <w:i/>
          <w:iCs/>
        </w:rPr>
        <w:t>All categories</w:t>
      </w:r>
      <w:r>
        <w:t xml:space="preserve"> toggle selected and in row </w:t>
      </w:r>
      <w:r w:rsidRPr="00360329">
        <w:rPr>
          <w:b/>
          <w:bCs/>
          <w:i/>
          <w:iCs/>
        </w:rPr>
        <w:t>Business term</w:t>
      </w:r>
      <w:r>
        <w:t xml:space="preserve">, select all actions, </w:t>
      </w:r>
      <w:r w:rsidRPr="00360329">
        <w:rPr>
          <w:b/>
          <w:bCs/>
          <w:i/>
          <w:iCs/>
        </w:rPr>
        <w:t>Create</w:t>
      </w:r>
      <w:r>
        <w:t xml:space="preserve">, </w:t>
      </w:r>
      <w:r w:rsidRPr="00360329">
        <w:rPr>
          <w:b/>
          <w:bCs/>
          <w:i/>
          <w:iCs/>
        </w:rPr>
        <w:t>Update</w:t>
      </w:r>
      <w:r>
        <w:t xml:space="preserve">, </w:t>
      </w:r>
      <w:r w:rsidRPr="00360329">
        <w:rPr>
          <w:b/>
          <w:bCs/>
          <w:i/>
          <w:iCs/>
        </w:rPr>
        <w:t>Delete</w:t>
      </w:r>
      <w:r>
        <w:t xml:space="preserve">, and </w:t>
      </w:r>
      <w:r w:rsidRPr="00360329">
        <w:rPr>
          <w:b/>
          <w:bCs/>
          <w:i/>
          <w:iCs/>
        </w:rPr>
        <w:t>Import</w:t>
      </w:r>
      <w:r>
        <w:t xml:space="preserve">. This will disable the default workflow configuration </w:t>
      </w:r>
      <w:r w:rsidR="00B63FDF">
        <w:t xml:space="preserve">and enable your newly created workflow configuration </w:t>
      </w:r>
      <w:r>
        <w:t>for all those actions performed on business terms.</w:t>
      </w:r>
    </w:p>
    <w:p w14:paraId="0138D166" w14:textId="77777777" w:rsidR="00B63FDF" w:rsidRDefault="009E4F74" w:rsidP="00845D80">
      <w:pPr>
        <w:pStyle w:val="ListParagraph"/>
        <w:numPr>
          <w:ilvl w:val="0"/>
          <w:numId w:val="3"/>
        </w:numPr>
      </w:pPr>
      <w:r w:rsidRPr="003629E0">
        <w:t xml:space="preserve">Navigate to </w:t>
      </w:r>
      <w:r w:rsidRPr="003629E0">
        <w:rPr>
          <w:b/>
          <w:bCs/>
          <w:i/>
          <w:iCs/>
        </w:rPr>
        <w:t>each</w:t>
      </w:r>
      <w:r w:rsidRPr="003629E0">
        <w:t xml:space="preserve"> of the tabs, </w:t>
      </w:r>
      <w:r w:rsidR="00B63FDF" w:rsidRPr="00360329">
        <w:rPr>
          <w:i/>
          <w:iCs/>
        </w:rPr>
        <w:t>Approve</w:t>
      </w:r>
      <w:r w:rsidR="00B63FDF">
        <w:t xml:space="preserve">, </w:t>
      </w:r>
      <w:r w:rsidR="00B63FDF" w:rsidRPr="00360329">
        <w:rPr>
          <w:i/>
          <w:iCs/>
        </w:rPr>
        <w:t>Review</w:t>
      </w:r>
      <w:r w:rsidR="00B63FDF">
        <w:t xml:space="preserve">, and </w:t>
      </w:r>
      <w:r w:rsidR="00B63FDF" w:rsidRPr="00360329">
        <w:rPr>
          <w:i/>
          <w:iCs/>
        </w:rPr>
        <w:t>Publish</w:t>
      </w:r>
      <w:r w:rsidR="00B63FDF" w:rsidRPr="003629E0">
        <w:t xml:space="preserve"> </w:t>
      </w:r>
      <w:r w:rsidR="00B63FDF">
        <w:t xml:space="preserve">on the left. Select the </w:t>
      </w:r>
      <w:r w:rsidR="00B63FDF" w:rsidRPr="00B63FDF">
        <w:rPr>
          <w:b/>
          <w:bCs/>
          <w:i/>
          <w:iCs/>
        </w:rPr>
        <w:t>Users</w:t>
      </w:r>
      <w:r w:rsidR="00B63FDF">
        <w:t xml:space="preserve"> checkbox and then click on the </w:t>
      </w:r>
      <w:r w:rsidR="00B63FDF" w:rsidRPr="00B63FDF">
        <w:rPr>
          <w:b/>
          <w:bCs/>
          <w:i/>
          <w:iCs/>
        </w:rPr>
        <w:t>Add assignees</w:t>
      </w:r>
      <w:r w:rsidR="00B63FDF">
        <w:t xml:space="preserve"> button on the right.</w:t>
      </w:r>
    </w:p>
    <w:p w14:paraId="56C5CA1D" w14:textId="4D2C4B16" w:rsidR="009E4F74" w:rsidRPr="003629E0" w:rsidRDefault="00B63FDF" w:rsidP="00845D80">
      <w:pPr>
        <w:pStyle w:val="ListParagraph"/>
        <w:numPr>
          <w:ilvl w:val="0"/>
          <w:numId w:val="3"/>
        </w:numPr>
      </w:pPr>
      <w:r>
        <w:t xml:space="preserve">On the </w:t>
      </w:r>
      <w:r w:rsidRPr="00B63FDF">
        <w:rPr>
          <w:i/>
          <w:iCs/>
        </w:rPr>
        <w:t>Add assignees</w:t>
      </w:r>
      <w:r>
        <w:t xml:space="preserve"> panel, </w:t>
      </w:r>
      <w:r w:rsidR="009E4F74" w:rsidRPr="003629E0">
        <w:t xml:space="preserve">select the </w:t>
      </w:r>
      <w:r w:rsidR="009E4F74" w:rsidRPr="00B63FDF">
        <w:rPr>
          <w:b/>
          <w:bCs/>
          <w:i/>
          <w:iCs/>
        </w:rPr>
        <w:t>admin</w:t>
      </w:r>
      <w:r w:rsidR="009E4F74" w:rsidRPr="003629E0">
        <w:t xml:space="preserve"> user and click </w:t>
      </w:r>
      <w:r w:rsidR="009E4F74" w:rsidRPr="003629E0">
        <w:rPr>
          <w:b/>
          <w:bCs/>
          <w:i/>
          <w:iCs/>
        </w:rPr>
        <w:t>Add</w:t>
      </w:r>
      <w:r w:rsidR="009E4F74" w:rsidRPr="003629E0">
        <w:t>.</w:t>
      </w:r>
      <w:r w:rsidR="00FD49BA" w:rsidRPr="003629E0">
        <w:t xml:space="preserve"> Feel free to assign additional users for the individual roles and use them for testing the individual workflow steps later.</w:t>
      </w:r>
    </w:p>
    <w:p w14:paraId="7CE7939F" w14:textId="6B0DFFDB" w:rsidR="009E4F74" w:rsidRPr="003629E0" w:rsidRDefault="00323898" w:rsidP="00845D80">
      <w:pPr>
        <w:pStyle w:val="ListParagraph"/>
        <w:numPr>
          <w:ilvl w:val="0"/>
          <w:numId w:val="3"/>
        </w:numPr>
      </w:pPr>
      <w:r w:rsidRPr="003629E0">
        <w:lastRenderedPageBreak/>
        <w:t xml:space="preserve">Click </w:t>
      </w:r>
      <w:r w:rsidRPr="003629E0">
        <w:rPr>
          <w:b/>
          <w:bCs/>
          <w:i/>
          <w:iCs/>
        </w:rPr>
        <w:t>Activate</w:t>
      </w:r>
      <w:r w:rsidRPr="003629E0">
        <w:t xml:space="preserve"> </w:t>
      </w:r>
      <w:r w:rsidR="00755415">
        <w:t xml:space="preserve">in the upper right corner of the screen </w:t>
      </w:r>
      <w:r w:rsidRPr="003629E0">
        <w:t xml:space="preserve">to enable the workflow and confirm the upcoming dialog by clicking on the </w:t>
      </w:r>
      <w:r w:rsidRPr="003629E0">
        <w:rPr>
          <w:b/>
          <w:bCs/>
          <w:i/>
          <w:iCs/>
        </w:rPr>
        <w:t>Activate</w:t>
      </w:r>
      <w:r w:rsidRPr="003629E0">
        <w:t xml:space="preserve"> button.</w:t>
      </w:r>
      <w:r w:rsidR="009C73EB">
        <w:t xml:space="preserve"> If the action </w:t>
      </w:r>
      <w:proofErr w:type="spellStart"/>
      <w:r w:rsidR="009C73EB">
        <w:t>fais</w:t>
      </w:r>
      <w:proofErr w:type="spellEnd"/>
      <w:r w:rsidR="009C73EB">
        <w:t xml:space="preserve"> go back to step 8.</w:t>
      </w:r>
    </w:p>
    <w:p w14:paraId="5B1739D7" w14:textId="77777777" w:rsidR="0015202B" w:rsidRPr="003629E0" w:rsidRDefault="0015202B" w:rsidP="00845D80">
      <w:pPr>
        <w:pStyle w:val="ListParagraph"/>
        <w:numPr>
          <w:ilvl w:val="0"/>
          <w:numId w:val="3"/>
        </w:numPr>
      </w:pPr>
      <w:r w:rsidRPr="003629E0">
        <w:t>The workflow is now enabled and will be applied to the creation, import, update, or deletion of business terms.</w:t>
      </w:r>
    </w:p>
    <w:p w14:paraId="2512C958" w14:textId="77777777" w:rsidR="00D8033E" w:rsidRPr="003629E0" w:rsidRDefault="0015202B" w:rsidP="00D23E62">
      <w:pPr>
        <w:pStyle w:val="Heading3"/>
      </w:pPr>
      <w:bookmarkStart w:id="11" w:name="_Ref45094172"/>
      <w:bookmarkStart w:id="12" w:name="_Toc123300971"/>
      <w:r w:rsidRPr="003629E0">
        <w:t>Testing the governance workflow</w:t>
      </w:r>
      <w:bookmarkEnd w:id="11"/>
      <w:bookmarkEnd w:id="12"/>
    </w:p>
    <w:p w14:paraId="5CC2FF72" w14:textId="77777777" w:rsidR="0015202B" w:rsidRPr="003629E0" w:rsidRDefault="0015202B" w:rsidP="0015202B">
      <w:pPr>
        <w:rPr>
          <w:lang w:val="en-US"/>
        </w:rPr>
      </w:pPr>
      <w:r w:rsidRPr="003629E0">
        <w:rPr>
          <w:lang w:val="en-US"/>
        </w:rPr>
        <w:t xml:space="preserve">Given that your user id has all available permissions, you may run through all steps of the workflow including </w:t>
      </w:r>
      <w:r w:rsidRPr="003629E0">
        <w:rPr>
          <w:i/>
          <w:iCs/>
          <w:lang w:val="en-US"/>
        </w:rPr>
        <w:t>authoring</w:t>
      </w:r>
      <w:r w:rsidRPr="003629E0">
        <w:rPr>
          <w:lang w:val="en-US"/>
        </w:rPr>
        <w:t xml:space="preserve">, </w:t>
      </w:r>
      <w:r w:rsidRPr="003629E0">
        <w:rPr>
          <w:i/>
          <w:iCs/>
          <w:lang w:val="en-US"/>
        </w:rPr>
        <w:t>review</w:t>
      </w:r>
      <w:r w:rsidRPr="003629E0">
        <w:rPr>
          <w:lang w:val="en-US"/>
        </w:rPr>
        <w:t xml:space="preserve">, </w:t>
      </w:r>
      <w:r w:rsidRPr="003629E0">
        <w:rPr>
          <w:i/>
          <w:iCs/>
          <w:lang w:val="en-US"/>
        </w:rPr>
        <w:t>approval</w:t>
      </w:r>
      <w:r w:rsidRPr="003629E0">
        <w:rPr>
          <w:lang w:val="en-US"/>
        </w:rPr>
        <w:t xml:space="preserve">, and </w:t>
      </w:r>
      <w:r w:rsidRPr="003629E0">
        <w:rPr>
          <w:i/>
          <w:iCs/>
          <w:lang w:val="en-US"/>
        </w:rPr>
        <w:t>publishing</w:t>
      </w:r>
      <w:r w:rsidRPr="003629E0">
        <w:rPr>
          <w:lang w:val="en-US"/>
        </w:rPr>
        <w:t xml:space="preserve"> of a new business term.</w:t>
      </w:r>
      <w:r w:rsidR="00D23E62" w:rsidRPr="003629E0">
        <w:rPr>
          <w:lang w:val="en-US"/>
        </w:rPr>
        <w:t xml:space="preserve"> </w:t>
      </w:r>
    </w:p>
    <w:p w14:paraId="3FCEA762" w14:textId="42BA2D4E" w:rsidR="0015202B" w:rsidRPr="003629E0" w:rsidRDefault="0015202B" w:rsidP="0015202B">
      <w:pPr>
        <w:pStyle w:val="ListParagraph"/>
        <w:numPr>
          <w:ilvl w:val="0"/>
          <w:numId w:val="5"/>
        </w:numPr>
      </w:pPr>
      <w:r w:rsidRPr="003629E0">
        <w:t xml:space="preserve">In the main menu, navigate to </w:t>
      </w:r>
      <w:r w:rsidR="00471295">
        <w:rPr>
          <w:b/>
          <w:bCs/>
          <w:i/>
          <w:iCs/>
        </w:rPr>
        <w:t>Governance</w:t>
      </w:r>
      <w:r w:rsidRPr="003629E0">
        <w:rPr>
          <w:b/>
          <w:bCs/>
          <w:i/>
          <w:iCs/>
        </w:rPr>
        <w:t xml:space="preserve"> -&gt; Business terms</w:t>
      </w:r>
      <w:r w:rsidRPr="003629E0">
        <w:rPr>
          <w:i/>
          <w:iCs/>
        </w:rPr>
        <w:t>.</w:t>
      </w:r>
    </w:p>
    <w:p w14:paraId="75F834D0" w14:textId="77777777" w:rsidR="0015202B" w:rsidRPr="003629E0" w:rsidRDefault="0015202B" w:rsidP="0015202B">
      <w:pPr>
        <w:pStyle w:val="ListParagraph"/>
        <w:numPr>
          <w:ilvl w:val="0"/>
          <w:numId w:val="5"/>
        </w:numPr>
      </w:pPr>
      <w:r w:rsidRPr="003629E0">
        <w:t xml:space="preserve">Click on </w:t>
      </w:r>
      <w:r w:rsidRPr="003629E0">
        <w:rPr>
          <w:b/>
          <w:bCs/>
          <w:i/>
          <w:iCs/>
        </w:rPr>
        <w:t>New business term -&gt; Create new business term</w:t>
      </w:r>
      <w:r w:rsidRPr="003629E0">
        <w:rPr>
          <w:i/>
          <w:iCs/>
        </w:rPr>
        <w:t>.</w:t>
      </w:r>
    </w:p>
    <w:p w14:paraId="636349C8" w14:textId="77777777" w:rsidR="00471295" w:rsidRDefault="0015202B" w:rsidP="0015202B">
      <w:pPr>
        <w:pStyle w:val="ListParagraph"/>
        <w:numPr>
          <w:ilvl w:val="0"/>
          <w:numId w:val="5"/>
        </w:numPr>
      </w:pPr>
      <w:r w:rsidRPr="003629E0">
        <w:t xml:space="preserve">On the </w:t>
      </w:r>
      <w:r w:rsidRPr="003629E0">
        <w:rPr>
          <w:i/>
          <w:iCs/>
        </w:rPr>
        <w:t>Create new business term</w:t>
      </w:r>
      <w:r w:rsidRPr="003629E0">
        <w:t xml:space="preserve"> panel, enter Business term name “&lt;your id&gt;s business term”</w:t>
      </w:r>
      <w:r w:rsidR="00471295">
        <w:t>.</w:t>
      </w:r>
    </w:p>
    <w:p w14:paraId="39F6ECBF" w14:textId="5C4F7E9A" w:rsidR="00471295" w:rsidRDefault="00471295" w:rsidP="0015202B">
      <w:pPr>
        <w:pStyle w:val="ListParagraph"/>
        <w:numPr>
          <w:ilvl w:val="0"/>
          <w:numId w:val="5"/>
        </w:numPr>
      </w:pPr>
      <w:r>
        <w:t xml:space="preserve">Under Primary category, click on </w:t>
      </w:r>
      <w:r w:rsidRPr="00F2669D">
        <w:rPr>
          <w:b/>
          <w:bCs/>
          <w:i/>
          <w:iCs/>
        </w:rPr>
        <w:t>Change</w:t>
      </w:r>
      <w:r>
        <w:t xml:space="preserve"> and select </w:t>
      </w:r>
      <w:r w:rsidRPr="00471295">
        <w:rPr>
          <w:b/>
          <w:bCs/>
          <w:i/>
          <w:iCs/>
        </w:rPr>
        <w:t>Industry Accelerators</w:t>
      </w:r>
      <w:r w:rsidRPr="00471295">
        <w:t>, and</w:t>
      </w:r>
      <w:r>
        <w:t xml:space="preserve"> confirm by clicking on </w:t>
      </w:r>
      <w:r w:rsidRPr="00471295">
        <w:rPr>
          <w:b/>
          <w:bCs/>
          <w:i/>
          <w:iCs/>
        </w:rPr>
        <w:t>Add</w:t>
      </w:r>
      <w:r>
        <w:t>.</w:t>
      </w:r>
    </w:p>
    <w:p w14:paraId="4E0F0413" w14:textId="74E95A18" w:rsidR="0015202B" w:rsidRPr="003629E0" w:rsidRDefault="009F0A53" w:rsidP="0015202B">
      <w:pPr>
        <w:pStyle w:val="ListParagraph"/>
        <w:numPr>
          <w:ilvl w:val="0"/>
          <w:numId w:val="5"/>
        </w:numPr>
      </w:pPr>
      <w:r>
        <w:t xml:space="preserve">On the </w:t>
      </w:r>
      <w:r w:rsidRPr="003629E0">
        <w:rPr>
          <w:i/>
          <w:iCs/>
        </w:rPr>
        <w:t>Create new business term</w:t>
      </w:r>
      <w:r w:rsidRPr="003629E0">
        <w:t xml:space="preserve"> panel</w:t>
      </w:r>
      <w:r>
        <w:t>, c</w:t>
      </w:r>
      <w:r w:rsidR="0015202B" w:rsidRPr="003629E0">
        <w:t xml:space="preserve">lick </w:t>
      </w:r>
      <w:r w:rsidR="0015202B" w:rsidRPr="003629E0">
        <w:rPr>
          <w:b/>
          <w:bCs/>
          <w:i/>
          <w:iCs/>
        </w:rPr>
        <w:t>Save as draft</w:t>
      </w:r>
      <w:r w:rsidR="0015202B" w:rsidRPr="003629E0">
        <w:t>.</w:t>
      </w:r>
    </w:p>
    <w:p w14:paraId="311C3820" w14:textId="3E54339F" w:rsidR="0015202B" w:rsidRPr="003629E0" w:rsidRDefault="0015202B" w:rsidP="0015202B">
      <w:pPr>
        <w:pStyle w:val="ListParagraph"/>
        <w:numPr>
          <w:ilvl w:val="0"/>
          <w:numId w:val="5"/>
        </w:numPr>
      </w:pPr>
      <w:r w:rsidRPr="003629E0">
        <w:t>A draft object is created that can be deleted or sent for approval:</w:t>
      </w:r>
      <w:r w:rsidR="0090632D">
        <w:br/>
      </w:r>
      <w:r w:rsidR="0090632D" w:rsidRPr="0090632D">
        <w:rPr>
          <w:noProof/>
        </w:rPr>
        <w:drawing>
          <wp:inline distT="0" distB="0" distL="0" distR="0" wp14:anchorId="4A26DEB6" wp14:editId="503AD624">
            <wp:extent cx="5359400" cy="393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9400" cy="393700"/>
                    </a:xfrm>
                    <a:prstGeom prst="rect">
                      <a:avLst/>
                    </a:prstGeom>
                  </pic:spPr>
                </pic:pic>
              </a:graphicData>
            </a:graphic>
          </wp:inline>
        </w:drawing>
      </w:r>
    </w:p>
    <w:p w14:paraId="22A1FAB2" w14:textId="77777777" w:rsidR="0015202B" w:rsidRPr="003629E0" w:rsidRDefault="0015202B" w:rsidP="0015202B">
      <w:pPr>
        <w:pStyle w:val="ListParagraph"/>
        <w:numPr>
          <w:ilvl w:val="0"/>
          <w:numId w:val="5"/>
        </w:numPr>
      </w:pPr>
      <w:r w:rsidRPr="003629E0">
        <w:t xml:space="preserve">Click on </w:t>
      </w:r>
      <w:r w:rsidRPr="003629E0">
        <w:rPr>
          <w:b/>
          <w:bCs/>
          <w:i/>
          <w:iCs/>
        </w:rPr>
        <w:t>Send for approval</w:t>
      </w:r>
      <w:r w:rsidR="00CF16CF" w:rsidRPr="003629E0">
        <w:t xml:space="preserve">, leave the comment field empty, and confirm by clicking on </w:t>
      </w:r>
      <w:r w:rsidR="00CF16CF" w:rsidRPr="003629E0">
        <w:rPr>
          <w:b/>
          <w:bCs/>
          <w:i/>
          <w:iCs/>
        </w:rPr>
        <w:t>Send for approval</w:t>
      </w:r>
      <w:r w:rsidR="00CF16CF" w:rsidRPr="003629E0">
        <w:t xml:space="preserve"> on</w:t>
      </w:r>
      <w:r w:rsidR="00222573" w:rsidRPr="003629E0">
        <w:t>c</w:t>
      </w:r>
      <w:r w:rsidR="00CF16CF" w:rsidRPr="003629E0">
        <w:t>e more.</w:t>
      </w:r>
    </w:p>
    <w:p w14:paraId="3B1B34B0" w14:textId="24269C50" w:rsidR="00CF16CF" w:rsidRPr="003629E0" w:rsidRDefault="00222573" w:rsidP="0015202B">
      <w:pPr>
        <w:pStyle w:val="ListParagraph"/>
        <w:numPr>
          <w:ilvl w:val="0"/>
          <w:numId w:val="5"/>
        </w:numPr>
      </w:pPr>
      <w:r w:rsidRPr="003629E0">
        <w:t xml:space="preserve">The status of the business term changes to </w:t>
      </w:r>
      <w:r w:rsidRPr="003629E0">
        <w:rPr>
          <w:i/>
          <w:iCs/>
        </w:rPr>
        <w:t>Ready for approval</w:t>
      </w:r>
      <w:r w:rsidRPr="003629E0">
        <w:t>.</w:t>
      </w:r>
      <w:r w:rsidR="0090632D">
        <w:br/>
      </w:r>
      <w:r w:rsidR="0090632D" w:rsidRPr="0090632D">
        <w:rPr>
          <w:noProof/>
        </w:rPr>
        <w:drawing>
          <wp:inline distT="0" distB="0" distL="0" distR="0" wp14:anchorId="7145EB05" wp14:editId="22561881">
            <wp:extent cx="5359400" cy="1206500"/>
            <wp:effectExtent l="0" t="0" r="0" b="0"/>
            <wp:docPr id="55" name="Picture 5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low confidence"/>
                    <pic:cNvPicPr/>
                  </pic:nvPicPr>
                  <pic:blipFill>
                    <a:blip r:embed="rId13"/>
                    <a:stretch>
                      <a:fillRect/>
                    </a:stretch>
                  </pic:blipFill>
                  <pic:spPr>
                    <a:xfrm>
                      <a:off x="0" y="0"/>
                      <a:ext cx="5359400" cy="1206500"/>
                    </a:xfrm>
                    <a:prstGeom prst="rect">
                      <a:avLst/>
                    </a:prstGeom>
                  </pic:spPr>
                </pic:pic>
              </a:graphicData>
            </a:graphic>
          </wp:inline>
        </w:drawing>
      </w:r>
    </w:p>
    <w:p w14:paraId="1DC11C5B" w14:textId="2192AF92" w:rsidR="00222573" w:rsidRPr="003629E0" w:rsidRDefault="0090632D" w:rsidP="00222573">
      <w:pPr>
        <w:pStyle w:val="ListParagraph"/>
        <w:numPr>
          <w:ilvl w:val="0"/>
          <w:numId w:val="5"/>
        </w:numPr>
      </w:pPr>
      <w:r>
        <w:t xml:space="preserve">Under </w:t>
      </w:r>
      <w:r w:rsidRPr="0090632D">
        <w:rPr>
          <w:b/>
          <w:bCs/>
          <w:i/>
          <w:iCs/>
        </w:rPr>
        <w:t>Take Action</w:t>
      </w:r>
      <w:r>
        <w:t>, c</w:t>
      </w:r>
      <w:r w:rsidR="00222573" w:rsidRPr="003629E0">
        <w:t xml:space="preserve">lick on </w:t>
      </w:r>
      <w:r w:rsidR="00222573" w:rsidRPr="003629E0">
        <w:rPr>
          <w:b/>
          <w:bCs/>
          <w:i/>
          <w:iCs/>
        </w:rPr>
        <w:t>Approve</w:t>
      </w:r>
      <w:r w:rsidR="00222573" w:rsidRPr="003629E0">
        <w:t xml:space="preserve">, leave the comment field empty, and confirm by clicking on </w:t>
      </w:r>
      <w:r w:rsidR="00222573" w:rsidRPr="003629E0">
        <w:rPr>
          <w:b/>
          <w:bCs/>
          <w:i/>
          <w:iCs/>
        </w:rPr>
        <w:t>Approve</w:t>
      </w:r>
      <w:r w:rsidR="00222573" w:rsidRPr="003629E0">
        <w:t xml:space="preserve"> once more.</w:t>
      </w:r>
    </w:p>
    <w:p w14:paraId="14698F6D" w14:textId="32DE30AB" w:rsidR="00222573" w:rsidRPr="003629E0" w:rsidRDefault="00222573" w:rsidP="0090632D">
      <w:pPr>
        <w:pStyle w:val="ListParagraph"/>
        <w:numPr>
          <w:ilvl w:val="0"/>
          <w:numId w:val="5"/>
        </w:numPr>
      </w:pPr>
      <w:r w:rsidRPr="003629E0">
        <w:t xml:space="preserve">The status changes to </w:t>
      </w:r>
      <w:r w:rsidRPr="003629E0">
        <w:rPr>
          <w:i/>
          <w:iCs/>
        </w:rPr>
        <w:t>Ready for publishing</w:t>
      </w:r>
      <w:r w:rsidRPr="003629E0">
        <w:t>:</w:t>
      </w:r>
      <w:r w:rsidR="0090632D">
        <w:br/>
      </w:r>
      <w:r w:rsidR="0090632D" w:rsidRPr="0090632D">
        <w:rPr>
          <w:noProof/>
        </w:rPr>
        <w:drawing>
          <wp:inline distT="0" distB="0" distL="0" distR="0" wp14:anchorId="5D868C7D" wp14:editId="0DC88A5B">
            <wp:extent cx="5346700" cy="381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6700" cy="381000"/>
                    </a:xfrm>
                    <a:prstGeom prst="rect">
                      <a:avLst/>
                    </a:prstGeom>
                  </pic:spPr>
                </pic:pic>
              </a:graphicData>
            </a:graphic>
          </wp:inline>
        </w:drawing>
      </w:r>
    </w:p>
    <w:p w14:paraId="30AFFD33" w14:textId="77777777" w:rsidR="00222573" w:rsidRPr="003629E0" w:rsidRDefault="00222573" w:rsidP="00222573">
      <w:pPr>
        <w:pStyle w:val="ListParagraph"/>
        <w:numPr>
          <w:ilvl w:val="0"/>
          <w:numId w:val="5"/>
        </w:numPr>
      </w:pPr>
      <w:r w:rsidRPr="003629E0">
        <w:t xml:space="preserve">Click on </w:t>
      </w:r>
      <w:r w:rsidRPr="003629E0">
        <w:rPr>
          <w:b/>
          <w:bCs/>
          <w:i/>
          <w:iCs/>
        </w:rPr>
        <w:t>Publish</w:t>
      </w:r>
      <w:r w:rsidRPr="003629E0">
        <w:t xml:space="preserve">, leave the comment field empty, and confirm by clicking on </w:t>
      </w:r>
      <w:r w:rsidRPr="003629E0">
        <w:rPr>
          <w:b/>
          <w:bCs/>
          <w:i/>
          <w:iCs/>
        </w:rPr>
        <w:t>Publish</w:t>
      </w:r>
      <w:r w:rsidRPr="003629E0">
        <w:t xml:space="preserve"> once more.</w:t>
      </w:r>
    </w:p>
    <w:p w14:paraId="6A9154A2" w14:textId="77777777" w:rsidR="00222573" w:rsidRPr="003629E0" w:rsidRDefault="00222573" w:rsidP="00222573">
      <w:pPr>
        <w:pStyle w:val="ListParagraph"/>
        <w:numPr>
          <w:ilvl w:val="0"/>
          <w:numId w:val="5"/>
        </w:numPr>
      </w:pPr>
      <w:r w:rsidRPr="003629E0">
        <w:t>You now have successfully created a new business term.</w:t>
      </w:r>
    </w:p>
    <w:p w14:paraId="6468B326" w14:textId="77777777" w:rsidR="00222573" w:rsidRPr="003629E0" w:rsidRDefault="00222573" w:rsidP="00D23E62">
      <w:pPr>
        <w:pStyle w:val="Heading3"/>
      </w:pPr>
      <w:bookmarkStart w:id="13" w:name="_Toc123300972"/>
      <w:r w:rsidRPr="003629E0">
        <w:t>Deleting the newly created business term</w:t>
      </w:r>
      <w:bookmarkEnd w:id="13"/>
    </w:p>
    <w:p w14:paraId="1FADB304" w14:textId="77777777" w:rsidR="00222573" w:rsidRPr="003629E0" w:rsidRDefault="00222573" w:rsidP="00222573">
      <w:pPr>
        <w:rPr>
          <w:lang w:val="en-US"/>
        </w:rPr>
      </w:pPr>
      <w:r w:rsidRPr="003629E0">
        <w:rPr>
          <w:lang w:val="en-US"/>
        </w:rPr>
        <w:t>The governance workflow applies to the deletion of business terms as well. Perform the following steps, in order to delete the business term created in the previous section:</w:t>
      </w:r>
    </w:p>
    <w:p w14:paraId="65B95DBE" w14:textId="5976D7A6" w:rsidR="00222573" w:rsidRPr="003629E0" w:rsidRDefault="00222573" w:rsidP="00222573">
      <w:pPr>
        <w:pStyle w:val="ListParagraph"/>
        <w:numPr>
          <w:ilvl w:val="0"/>
          <w:numId w:val="27"/>
        </w:numPr>
      </w:pPr>
      <w:r w:rsidRPr="003629E0">
        <w:t xml:space="preserve">In the main menu, navigate to </w:t>
      </w:r>
      <w:r w:rsidR="00993DC7">
        <w:rPr>
          <w:b/>
          <w:bCs/>
          <w:i/>
          <w:iCs/>
        </w:rPr>
        <w:t>Governance</w:t>
      </w:r>
      <w:r w:rsidRPr="003629E0">
        <w:rPr>
          <w:b/>
          <w:bCs/>
          <w:i/>
          <w:iCs/>
        </w:rPr>
        <w:t xml:space="preserve"> -&gt; Business terms</w:t>
      </w:r>
      <w:r w:rsidRPr="003629E0">
        <w:rPr>
          <w:i/>
          <w:iCs/>
        </w:rPr>
        <w:t>.</w:t>
      </w:r>
    </w:p>
    <w:p w14:paraId="134E3232" w14:textId="77777777" w:rsidR="00222573" w:rsidRPr="003629E0" w:rsidRDefault="00222573" w:rsidP="00222573">
      <w:pPr>
        <w:pStyle w:val="ListParagraph"/>
        <w:numPr>
          <w:ilvl w:val="0"/>
          <w:numId w:val="27"/>
        </w:numPr>
      </w:pPr>
      <w:r w:rsidRPr="003629E0">
        <w:t xml:space="preserve">On the </w:t>
      </w:r>
      <w:r w:rsidRPr="003629E0">
        <w:rPr>
          <w:i/>
          <w:iCs/>
        </w:rPr>
        <w:t>Business terms</w:t>
      </w:r>
      <w:r w:rsidRPr="003629E0">
        <w:t xml:space="preserve"> panel, search for “&lt;your id&gt;” your business term under the published business terms.</w:t>
      </w:r>
    </w:p>
    <w:p w14:paraId="39E8586B" w14:textId="77777777" w:rsidR="00222573" w:rsidRPr="003629E0" w:rsidRDefault="00222573" w:rsidP="00222573">
      <w:pPr>
        <w:pStyle w:val="ListParagraph"/>
        <w:numPr>
          <w:ilvl w:val="0"/>
          <w:numId w:val="27"/>
        </w:numPr>
      </w:pPr>
      <w:r w:rsidRPr="003629E0">
        <w:t>Click on your business term to open the details page.</w:t>
      </w:r>
    </w:p>
    <w:p w14:paraId="2194D9D0" w14:textId="77777777" w:rsidR="00222573" w:rsidRPr="003629E0" w:rsidRDefault="00222573" w:rsidP="00222573">
      <w:pPr>
        <w:pStyle w:val="ListParagraph"/>
        <w:numPr>
          <w:ilvl w:val="0"/>
          <w:numId w:val="27"/>
        </w:numPr>
      </w:pPr>
      <w:r w:rsidRPr="003629E0">
        <w:t xml:space="preserve">Click on the </w:t>
      </w:r>
      <w:r w:rsidRPr="003629E0">
        <w:rPr>
          <w:b/>
          <w:bCs/>
          <w:i/>
          <w:iCs/>
        </w:rPr>
        <w:t>three-dot-menu</w:t>
      </w:r>
      <w:r w:rsidRPr="003629E0">
        <w:t xml:space="preserve"> (</w:t>
      </w:r>
      <w:r w:rsidRPr="003629E0">
        <w:rPr>
          <w:rFonts w:cs="Times New Roman (Body CS)"/>
          <w:noProof/>
          <w:position w:val="-6"/>
        </w:rPr>
        <w:drawing>
          <wp:inline distT="0" distB="0" distL="0" distR="0" wp14:anchorId="0C035EFC" wp14:editId="785FA1BD">
            <wp:extent cx="123836" cy="149906"/>
            <wp:effectExtent l="0" t="0" r="317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155" cy="153924"/>
                    </a:xfrm>
                    <a:prstGeom prst="rect">
                      <a:avLst/>
                    </a:prstGeom>
                  </pic:spPr>
                </pic:pic>
              </a:graphicData>
            </a:graphic>
          </wp:inline>
        </w:drawing>
      </w:r>
      <w:r w:rsidRPr="003629E0">
        <w:t xml:space="preserve">) next to the business term name and select </w:t>
      </w:r>
      <w:r w:rsidRPr="003629E0">
        <w:rPr>
          <w:b/>
          <w:bCs/>
          <w:i/>
          <w:iCs/>
        </w:rPr>
        <w:t>Mark for deletion</w:t>
      </w:r>
      <w:r w:rsidRPr="003629E0">
        <w:t xml:space="preserve"> in order to trigger the deletion workflow, then confirm by again clicking on </w:t>
      </w:r>
      <w:r w:rsidRPr="003629E0">
        <w:rPr>
          <w:b/>
          <w:bCs/>
          <w:i/>
          <w:iCs/>
        </w:rPr>
        <w:t>Mark for deletion</w:t>
      </w:r>
      <w:r w:rsidRPr="003629E0">
        <w:rPr>
          <w:i/>
          <w:iCs/>
        </w:rPr>
        <w:t>.</w:t>
      </w:r>
    </w:p>
    <w:p w14:paraId="6674CB57" w14:textId="14E85EB6" w:rsidR="00222573" w:rsidRPr="003629E0" w:rsidRDefault="00222573" w:rsidP="00222573">
      <w:pPr>
        <w:pStyle w:val="ListParagraph"/>
        <w:numPr>
          <w:ilvl w:val="0"/>
          <w:numId w:val="27"/>
        </w:numPr>
      </w:pPr>
      <w:r w:rsidRPr="003629E0">
        <w:lastRenderedPageBreak/>
        <w:t xml:space="preserve">The status of the business term changes to </w:t>
      </w:r>
      <w:r w:rsidRPr="003629E0">
        <w:rPr>
          <w:i/>
          <w:iCs/>
        </w:rPr>
        <w:t>Marked for deletion</w:t>
      </w:r>
      <w:r w:rsidRPr="003629E0">
        <w:t>:</w:t>
      </w:r>
      <w:r w:rsidR="00DE127F">
        <w:br/>
      </w:r>
      <w:r w:rsidR="00DE127F" w:rsidRPr="00DE127F">
        <w:rPr>
          <w:noProof/>
        </w:rPr>
        <w:drawing>
          <wp:inline distT="0" distB="0" distL="0" distR="0" wp14:anchorId="2652E331" wp14:editId="54E29E86">
            <wp:extent cx="5384800" cy="431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4800" cy="431800"/>
                    </a:xfrm>
                    <a:prstGeom prst="rect">
                      <a:avLst/>
                    </a:prstGeom>
                  </pic:spPr>
                </pic:pic>
              </a:graphicData>
            </a:graphic>
          </wp:inline>
        </w:drawing>
      </w:r>
    </w:p>
    <w:p w14:paraId="29A9AD16" w14:textId="323C76E6" w:rsidR="009B4AB4" w:rsidRPr="003629E0" w:rsidRDefault="00D5783D" w:rsidP="009B4AB4">
      <w:pPr>
        <w:pStyle w:val="ListParagraph"/>
        <w:numPr>
          <w:ilvl w:val="0"/>
          <w:numId w:val="27"/>
        </w:numPr>
      </w:pPr>
      <w:r>
        <w:t xml:space="preserve">Under </w:t>
      </w:r>
      <w:r w:rsidRPr="00D5783D">
        <w:rPr>
          <w:b/>
          <w:bCs/>
          <w:i/>
          <w:iCs/>
        </w:rPr>
        <w:t>Take Action</w:t>
      </w:r>
      <w:r>
        <w:t>, c</w:t>
      </w:r>
      <w:r w:rsidR="009B4AB4" w:rsidRPr="003629E0">
        <w:t xml:space="preserve">lick on </w:t>
      </w:r>
      <w:r w:rsidR="009B4AB4" w:rsidRPr="003629E0">
        <w:rPr>
          <w:b/>
          <w:bCs/>
          <w:i/>
          <w:iCs/>
        </w:rPr>
        <w:t>Approve</w:t>
      </w:r>
      <w:r w:rsidR="009B4AB4" w:rsidRPr="003629E0">
        <w:t xml:space="preserve">, leave the comment field empty, and confirm by clicking on </w:t>
      </w:r>
      <w:r w:rsidR="009B4AB4" w:rsidRPr="003629E0">
        <w:rPr>
          <w:b/>
          <w:bCs/>
          <w:i/>
          <w:iCs/>
        </w:rPr>
        <w:t>Approve</w:t>
      </w:r>
      <w:r w:rsidR="009B4AB4" w:rsidRPr="003629E0">
        <w:t xml:space="preserve"> once more.</w:t>
      </w:r>
    </w:p>
    <w:p w14:paraId="6D61EEB8" w14:textId="50E1CB6F" w:rsidR="00222573" w:rsidRPr="003629E0" w:rsidRDefault="009B4AB4" w:rsidP="00222573">
      <w:pPr>
        <w:pStyle w:val="ListParagraph"/>
        <w:numPr>
          <w:ilvl w:val="0"/>
          <w:numId w:val="27"/>
        </w:numPr>
      </w:pPr>
      <w:r w:rsidRPr="003629E0">
        <w:t xml:space="preserve">The status changes to </w:t>
      </w:r>
      <w:r w:rsidRPr="003629E0">
        <w:rPr>
          <w:i/>
          <w:iCs/>
        </w:rPr>
        <w:t>Ready for publishing</w:t>
      </w:r>
      <w:r w:rsidRPr="003629E0">
        <w:t xml:space="preserve"> which means that the </w:t>
      </w:r>
      <w:r w:rsidRPr="003629E0">
        <w:rPr>
          <w:i/>
          <w:iCs/>
        </w:rPr>
        <w:t>deletion</w:t>
      </w:r>
      <w:r w:rsidRPr="003629E0">
        <w:t xml:space="preserve"> </w:t>
      </w:r>
      <w:r w:rsidRPr="003629E0">
        <w:rPr>
          <w:i/>
          <w:iCs/>
        </w:rPr>
        <w:t>request</w:t>
      </w:r>
      <w:r w:rsidRPr="003629E0">
        <w:t xml:space="preserve"> is ready to be published</w:t>
      </w:r>
      <w:r w:rsidR="00422F1D" w:rsidRPr="003629E0">
        <w:t>, not the business term:</w:t>
      </w:r>
      <w:r w:rsidR="00D5783D">
        <w:br/>
      </w:r>
      <w:r w:rsidR="00D5783D" w:rsidRPr="00D5783D">
        <w:rPr>
          <w:noProof/>
        </w:rPr>
        <w:drawing>
          <wp:inline distT="0" distB="0" distL="0" distR="0" wp14:anchorId="398C8209" wp14:editId="5E656949">
            <wp:extent cx="5372100" cy="4191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100" cy="419100"/>
                    </a:xfrm>
                    <a:prstGeom prst="rect">
                      <a:avLst/>
                    </a:prstGeom>
                  </pic:spPr>
                </pic:pic>
              </a:graphicData>
            </a:graphic>
          </wp:inline>
        </w:drawing>
      </w:r>
    </w:p>
    <w:p w14:paraId="610FFEDB" w14:textId="77777777" w:rsidR="00222573" w:rsidRPr="003629E0" w:rsidRDefault="009B4AB4" w:rsidP="00222573">
      <w:pPr>
        <w:pStyle w:val="ListParagraph"/>
        <w:numPr>
          <w:ilvl w:val="0"/>
          <w:numId w:val="27"/>
        </w:numPr>
      </w:pPr>
      <w:r w:rsidRPr="003629E0">
        <w:t xml:space="preserve">Click on </w:t>
      </w:r>
      <w:r w:rsidRPr="003629E0">
        <w:rPr>
          <w:b/>
          <w:bCs/>
          <w:i/>
          <w:iCs/>
        </w:rPr>
        <w:t>Delete</w:t>
      </w:r>
      <w:r w:rsidRPr="003629E0">
        <w:t xml:space="preserve"> in order to publish the deletion request and to delete the business term. Then confirm by clicking on </w:t>
      </w:r>
      <w:r w:rsidRPr="003629E0">
        <w:rPr>
          <w:b/>
          <w:bCs/>
          <w:i/>
          <w:iCs/>
        </w:rPr>
        <w:t>Delete</w:t>
      </w:r>
      <w:r w:rsidRPr="003629E0">
        <w:t xml:space="preserve"> once more.</w:t>
      </w:r>
    </w:p>
    <w:p w14:paraId="3DB0F4B2" w14:textId="77777777" w:rsidR="0015202B" w:rsidRPr="003629E0" w:rsidRDefault="00222573" w:rsidP="00D23E62">
      <w:pPr>
        <w:pStyle w:val="Heading3"/>
      </w:pPr>
      <w:bookmarkStart w:id="14" w:name="_Toc123300973"/>
      <w:r w:rsidRPr="003629E0">
        <w:t>Disabling the workflow</w:t>
      </w:r>
      <w:bookmarkEnd w:id="14"/>
    </w:p>
    <w:p w14:paraId="48A82209" w14:textId="77777777" w:rsidR="00222573" w:rsidRPr="003629E0" w:rsidRDefault="00576F66" w:rsidP="00D8033E">
      <w:pPr>
        <w:rPr>
          <w:lang w:val="en-US"/>
        </w:rPr>
      </w:pPr>
      <w:r w:rsidRPr="003629E0">
        <w:rPr>
          <w:lang w:val="en-US"/>
        </w:rPr>
        <w:t>In order to avoid conflicts with other workshop users, delete the governance workflow by performing the following steps:</w:t>
      </w:r>
    </w:p>
    <w:p w14:paraId="752E9725" w14:textId="21FA46FC" w:rsidR="00576F66" w:rsidRPr="003629E0" w:rsidRDefault="00576F66" w:rsidP="00576F66">
      <w:pPr>
        <w:pStyle w:val="ListParagraph"/>
        <w:numPr>
          <w:ilvl w:val="0"/>
          <w:numId w:val="28"/>
        </w:numPr>
      </w:pPr>
      <w:r w:rsidRPr="003629E0">
        <w:t xml:space="preserve">In the main menu, navigate to </w:t>
      </w:r>
      <w:r w:rsidR="00D5783D">
        <w:rPr>
          <w:b/>
          <w:bCs/>
          <w:i/>
          <w:iCs/>
        </w:rPr>
        <w:t>Administration</w:t>
      </w:r>
      <w:r w:rsidRPr="003629E0">
        <w:rPr>
          <w:b/>
          <w:bCs/>
          <w:i/>
          <w:iCs/>
        </w:rPr>
        <w:t xml:space="preserve"> -&gt; </w:t>
      </w:r>
      <w:r w:rsidR="00D5783D">
        <w:rPr>
          <w:b/>
          <w:bCs/>
          <w:i/>
          <w:iCs/>
        </w:rPr>
        <w:t>Workflow management</w:t>
      </w:r>
      <w:r w:rsidRPr="003629E0">
        <w:rPr>
          <w:i/>
          <w:iCs/>
        </w:rPr>
        <w:t>.</w:t>
      </w:r>
    </w:p>
    <w:p w14:paraId="777D6596" w14:textId="1339ECCE" w:rsidR="00D5783D" w:rsidRDefault="00D5783D" w:rsidP="00D5783D">
      <w:pPr>
        <w:pStyle w:val="ListParagraph"/>
        <w:numPr>
          <w:ilvl w:val="0"/>
          <w:numId w:val="28"/>
        </w:numPr>
      </w:pPr>
      <w:r>
        <w:t xml:space="preserve">On the </w:t>
      </w:r>
      <w:r w:rsidRPr="009D470C">
        <w:rPr>
          <w:i/>
          <w:iCs/>
        </w:rPr>
        <w:t>Workflow Types</w:t>
      </w:r>
      <w:r>
        <w:t xml:space="preserve"> tab, click on the </w:t>
      </w:r>
      <w:r w:rsidR="00A23B23">
        <w:t>card</w:t>
      </w:r>
      <w:r>
        <w:t xml:space="preserve"> </w:t>
      </w:r>
      <w:r w:rsidRPr="009D470C">
        <w:rPr>
          <w:b/>
          <w:bCs/>
          <w:i/>
          <w:iCs/>
        </w:rPr>
        <w:t>Governance artifact management</w:t>
      </w:r>
      <w:r>
        <w:t>.</w:t>
      </w:r>
    </w:p>
    <w:p w14:paraId="7B403C94" w14:textId="0CBE0057" w:rsidR="00D5783D" w:rsidRDefault="00D5783D" w:rsidP="00576F66">
      <w:pPr>
        <w:pStyle w:val="ListParagraph"/>
        <w:numPr>
          <w:ilvl w:val="0"/>
          <w:numId w:val="28"/>
        </w:numPr>
      </w:pPr>
      <w:r>
        <w:t xml:space="preserve">Navigate to the </w:t>
      </w:r>
      <w:r w:rsidRPr="00D5783D">
        <w:rPr>
          <w:b/>
          <w:bCs/>
          <w:i/>
          <w:iCs/>
        </w:rPr>
        <w:t>Workflow configurations</w:t>
      </w:r>
      <w:r>
        <w:t xml:space="preserve"> tab.</w:t>
      </w:r>
    </w:p>
    <w:p w14:paraId="17696B84" w14:textId="1DBB8C48" w:rsidR="00576F66" w:rsidRPr="003629E0" w:rsidRDefault="00D5783D" w:rsidP="00576F66">
      <w:pPr>
        <w:pStyle w:val="ListParagraph"/>
        <w:numPr>
          <w:ilvl w:val="0"/>
          <w:numId w:val="28"/>
        </w:numPr>
      </w:pPr>
      <w:r>
        <w:t xml:space="preserve">Click to the workflow configuration </w:t>
      </w:r>
      <w:r w:rsidR="00576F66" w:rsidRPr="003629E0">
        <w:t>“&lt;your id&gt;s review and approval of business terms” in order to open the details page.</w:t>
      </w:r>
    </w:p>
    <w:p w14:paraId="424E7135" w14:textId="4549A7B7" w:rsidR="00576F66" w:rsidRPr="00795A83" w:rsidRDefault="00D5783D" w:rsidP="00576F66">
      <w:pPr>
        <w:pStyle w:val="ListParagraph"/>
        <w:numPr>
          <w:ilvl w:val="0"/>
          <w:numId w:val="28"/>
        </w:numPr>
      </w:pPr>
      <w:r>
        <w:t xml:space="preserve">Click on the </w:t>
      </w:r>
      <w:r w:rsidR="00576F66" w:rsidRPr="003629E0">
        <w:rPr>
          <w:b/>
          <w:bCs/>
          <w:i/>
          <w:iCs/>
        </w:rPr>
        <w:t>Deactivate</w:t>
      </w:r>
      <w:r>
        <w:rPr>
          <w:b/>
          <w:bCs/>
          <w:i/>
          <w:iCs/>
        </w:rPr>
        <w:t xml:space="preserve"> </w:t>
      </w:r>
      <w:r w:rsidRPr="00D5783D">
        <w:t>button</w:t>
      </w:r>
      <w:r>
        <w:t xml:space="preserve"> </w:t>
      </w:r>
      <w:r w:rsidR="00795A83">
        <w:t xml:space="preserve">on the </w:t>
      </w:r>
      <w:r>
        <w:t>upper right of the screen</w:t>
      </w:r>
      <w:r w:rsidR="00576F66" w:rsidRPr="003629E0">
        <w:rPr>
          <w:i/>
          <w:iCs/>
        </w:rPr>
        <w:t>.</w:t>
      </w:r>
    </w:p>
    <w:p w14:paraId="35B3EC9A" w14:textId="0B00EB19" w:rsidR="00795A83" w:rsidRPr="003629E0" w:rsidRDefault="00795A83" w:rsidP="00576F66">
      <w:pPr>
        <w:pStyle w:val="ListParagraph"/>
        <w:numPr>
          <w:ilvl w:val="0"/>
          <w:numId w:val="28"/>
        </w:numPr>
      </w:pPr>
      <w:r>
        <w:t xml:space="preserve">Confirm by clicking </w:t>
      </w:r>
      <w:r w:rsidRPr="00795A83">
        <w:rPr>
          <w:b/>
          <w:bCs/>
          <w:i/>
          <w:iCs/>
        </w:rPr>
        <w:t>Deactivate</w:t>
      </w:r>
      <w:r>
        <w:t xml:space="preserve"> again.</w:t>
      </w:r>
    </w:p>
    <w:p w14:paraId="5659D851" w14:textId="77777777" w:rsidR="00845D80" w:rsidRPr="003629E0" w:rsidRDefault="00576F66" w:rsidP="00845D80">
      <w:pPr>
        <w:pStyle w:val="ListParagraph"/>
        <w:numPr>
          <w:ilvl w:val="0"/>
          <w:numId w:val="28"/>
        </w:numPr>
      </w:pPr>
      <w:r w:rsidRPr="003629E0">
        <w:t>Your workflow has now been deactivated and can be re-activated at a later time if needed.</w:t>
      </w:r>
    </w:p>
    <w:p w14:paraId="4FCC8201" w14:textId="77777777" w:rsidR="006661AC" w:rsidRPr="003629E0" w:rsidRDefault="006661AC" w:rsidP="00D23E62">
      <w:pPr>
        <w:pStyle w:val="Heading2"/>
      </w:pPr>
      <w:bookmarkStart w:id="15" w:name="_Toc123300974"/>
      <w:r w:rsidRPr="003629E0">
        <w:t xml:space="preserve">Importing </w:t>
      </w:r>
      <w:r w:rsidR="00A8252F" w:rsidRPr="003629E0">
        <w:t>a</w:t>
      </w:r>
      <w:r w:rsidRPr="003629E0">
        <w:t xml:space="preserve"> business glossary</w:t>
      </w:r>
      <w:bookmarkEnd w:id="15"/>
    </w:p>
    <w:p w14:paraId="73A42D63" w14:textId="77777777" w:rsidR="00C34112" w:rsidRPr="003629E0" w:rsidRDefault="00D674DC" w:rsidP="00C34112">
      <w:pPr>
        <w:rPr>
          <w:lang w:val="en-US"/>
        </w:rPr>
      </w:pPr>
      <w:r w:rsidRPr="003629E0">
        <w:rPr>
          <w:lang w:val="en-US"/>
        </w:rPr>
        <w:t xml:space="preserve">In this section you will import the categories and business terms of the industry accelerator downloaded above. </w:t>
      </w:r>
      <w:r w:rsidR="00C34112" w:rsidRPr="003629E0">
        <w:rPr>
          <w:lang w:val="en-US"/>
        </w:rPr>
        <w:t>You may re-import the business terms even if they are already available. Make sure to use option “</w:t>
      </w:r>
      <w:r w:rsidR="00C34112" w:rsidRPr="003629E0">
        <w:rPr>
          <w:i/>
          <w:iCs/>
          <w:lang w:val="en-US"/>
        </w:rPr>
        <w:t>Replace only empty values</w:t>
      </w:r>
      <w:r w:rsidR="00C34112" w:rsidRPr="003629E0">
        <w:rPr>
          <w:lang w:val="en-US"/>
        </w:rPr>
        <w:t>” as indicated below in order to avoid conflicts with other workshop users.</w:t>
      </w:r>
    </w:p>
    <w:p w14:paraId="7C6E24AD" w14:textId="77777777" w:rsidR="006661AC" w:rsidRPr="003629E0" w:rsidRDefault="006661AC" w:rsidP="00D23E62">
      <w:pPr>
        <w:pStyle w:val="Heading3"/>
      </w:pPr>
      <w:bookmarkStart w:id="16" w:name="_Toc123300975"/>
      <w:r w:rsidRPr="003629E0">
        <w:t>Importing categories</w:t>
      </w:r>
      <w:bookmarkEnd w:id="16"/>
    </w:p>
    <w:p w14:paraId="2881E87A" w14:textId="77777777" w:rsidR="00D674DC" w:rsidRPr="003629E0" w:rsidRDefault="00D674DC" w:rsidP="00D674DC">
      <w:pPr>
        <w:rPr>
          <w:lang w:val="en-US"/>
        </w:rPr>
      </w:pPr>
      <w:r w:rsidRPr="003629E0">
        <w:rPr>
          <w:lang w:val="en-US"/>
        </w:rPr>
        <w:t>Perform the following steps to import the categories:</w:t>
      </w:r>
    </w:p>
    <w:p w14:paraId="1AC04BE4" w14:textId="5EA1ADBC" w:rsidR="006661AC" w:rsidRPr="003629E0" w:rsidRDefault="008B7D16" w:rsidP="00D674DC">
      <w:pPr>
        <w:pStyle w:val="ListParagraph"/>
        <w:numPr>
          <w:ilvl w:val="0"/>
          <w:numId w:val="35"/>
        </w:numPr>
      </w:pPr>
      <w:r w:rsidRPr="003629E0">
        <w:t>In the main menu, n</w:t>
      </w:r>
      <w:r w:rsidR="006661AC" w:rsidRPr="003629E0">
        <w:t xml:space="preserve">avigate to </w:t>
      </w:r>
      <w:r w:rsidR="00064676">
        <w:rPr>
          <w:b/>
          <w:bCs/>
          <w:i/>
          <w:iCs/>
        </w:rPr>
        <w:t>Governance</w:t>
      </w:r>
      <w:r w:rsidR="006661AC" w:rsidRPr="003629E0">
        <w:rPr>
          <w:b/>
          <w:bCs/>
          <w:i/>
          <w:iCs/>
        </w:rPr>
        <w:t xml:space="preserve"> -&gt; Categories</w:t>
      </w:r>
      <w:r w:rsidR="00F87DCB" w:rsidRPr="003629E0">
        <w:rPr>
          <w:i/>
          <w:iCs/>
        </w:rPr>
        <w:t>.</w:t>
      </w:r>
    </w:p>
    <w:p w14:paraId="07A44D7B" w14:textId="77777777" w:rsidR="00993DC7" w:rsidRDefault="006661AC" w:rsidP="00993DC7">
      <w:pPr>
        <w:pStyle w:val="ListParagraph"/>
        <w:numPr>
          <w:ilvl w:val="0"/>
          <w:numId w:val="35"/>
        </w:numPr>
      </w:pPr>
      <w:r w:rsidRPr="003629E0">
        <w:t xml:space="preserve">Click on </w:t>
      </w:r>
      <w:r w:rsidR="00064676">
        <w:rPr>
          <w:b/>
          <w:bCs/>
          <w:i/>
          <w:iCs/>
        </w:rPr>
        <w:t>Add category -&gt; Import from file</w:t>
      </w:r>
      <w:r w:rsidRPr="003629E0">
        <w:t xml:space="preserve"> </w:t>
      </w:r>
      <w:r w:rsidR="0082299D" w:rsidRPr="003629E0">
        <w:t>in the upper right corner</w:t>
      </w:r>
      <w:r w:rsidR="00F87DCB" w:rsidRPr="003629E0">
        <w:t>.</w:t>
      </w:r>
    </w:p>
    <w:p w14:paraId="5FC0103C" w14:textId="3517D777" w:rsidR="006661AC" w:rsidRPr="003629E0" w:rsidRDefault="00DF3882" w:rsidP="00993DC7">
      <w:pPr>
        <w:pStyle w:val="ListParagraph"/>
        <w:numPr>
          <w:ilvl w:val="0"/>
          <w:numId w:val="35"/>
        </w:numPr>
      </w:pPr>
      <w:r w:rsidRPr="003629E0">
        <w:t xml:space="preserve">Click </w:t>
      </w:r>
      <w:r w:rsidRPr="00993DC7">
        <w:rPr>
          <w:b/>
          <w:bCs/>
          <w:i/>
          <w:iCs/>
        </w:rPr>
        <w:t>Add</w:t>
      </w:r>
      <w:r w:rsidR="00064676" w:rsidRPr="00993DC7">
        <w:rPr>
          <w:b/>
          <w:bCs/>
          <w:i/>
          <w:iCs/>
        </w:rPr>
        <w:t xml:space="preserve"> file</w:t>
      </w:r>
      <w:r w:rsidRPr="003629E0">
        <w:t xml:space="preserve"> and n</w:t>
      </w:r>
      <w:r w:rsidR="006661AC" w:rsidRPr="003629E0">
        <w:t xml:space="preserve">avigate to the category csv file </w:t>
      </w:r>
      <w:r w:rsidR="00AA1C12" w:rsidRPr="00993DC7">
        <w:rPr>
          <w:i/>
          <w:iCs/>
        </w:rPr>
        <w:t>utilities-payment-risk-prediction-glossary-categories.csv</w:t>
      </w:r>
      <w:r w:rsidR="00AA1C12">
        <w:t xml:space="preserve"> </w:t>
      </w:r>
      <w:r w:rsidR="006661AC" w:rsidRPr="003629E0">
        <w:t xml:space="preserve">downloaded </w:t>
      </w:r>
      <w:r w:rsidRPr="003629E0">
        <w:t xml:space="preserve">in section </w:t>
      </w:r>
      <w:r w:rsidRPr="003629E0">
        <w:fldChar w:fldCharType="begin"/>
      </w:r>
      <w:r w:rsidRPr="003629E0">
        <w:instrText xml:space="preserve"> REF _Ref45094001 \r \h </w:instrText>
      </w:r>
      <w:r w:rsidRPr="003629E0">
        <w:fldChar w:fldCharType="separate"/>
      </w:r>
      <w:r w:rsidR="00044E9A">
        <w:t>2.4</w:t>
      </w:r>
      <w:r w:rsidRPr="003629E0">
        <w:fldChar w:fldCharType="end"/>
      </w:r>
      <w:r w:rsidR="00F87DCB" w:rsidRPr="003629E0">
        <w:t>.</w:t>
      </w:r>
    </w:p>
    <w:p w14:paraId="663BC47B" w14:textId="77777777" w:rsidR="006661AC" w:rsidRPr="003629E0" w:rsidRDefault="006661AC" w:rsidP="00D674DC">
      <w:pPr>
        <w:pStyle w:val="ListParagraph"/>
        <w:numPr>
          <w:ilvl w:val="0"/>
          <w:numId w:val="35"/>
        </w:numPr>
      </w:pPr>
      <w:r w:rsidRPr="003629E0">
        <w:t xml:space="preserve">Click </w:t>
      </w:r>
      <w:r w:rsidR="00D674DC" w:rsidRPr="003629E0">
        <w:rPr>
          <w:b/>
          <w:bCs/>
          <w:i/>
          <w:iCs/>
        </w:rPr>
        <w:t>Next</w:t>
      </w:r>
      <w:r w:rsidR="00D674DC" w:rsidRPr="003629E0">
        <w:t>.</w:t>
      </w:r>
    </w:p>
    <w:p w14:paraId="1DED9819" w14:textId="77777777" w:rsidR="006661AC" w:rsidRPr="003629E0" w:rsidRDefault="006661AC" w:rsidP="00D674DC">
      <w:pPr>
        <w:pStyle w:val="ListParagraph"/>
        <w:numPr>
          <w:ilvl w:val="0"/>
          <w:numId w:val="35"/>
        </w:numPr>
      </w:pPr>
      <w:r w:rsidRPr="003629E0">
        <w:t xml:space="preserve">Select option </w:t>
      </w:r>
      <w:r w:rsidRPr="003629E0">
        <w:rPr>
          <w:b/>
          <w:bCs/>
          <w:i/>
          <w:iCs/>
        </w:rPr>
        <w:t>Replace only empty values</w:t>
      </w:r>
      <w:r w:rsidRPr="003629E0">
        <w:t xml:space="preserve"> and click </w:t>
      </w:r>
      <w:r w:rsidRPr="003629E0">
        <w:rPr>
          <w:b/>
          <w:bCs/>
          <w:i/>
          <w:iCs/>
        </w:rPr>
        <w:t>Import</w:t>
      </w:r>
      <w:r w:rsidR="00D674DC" w:rsidRPr="003629E0">
        <w:rPr>
          <w:i/>
          <w:iCs/>
        </w:rPr>
        <w:t>.</w:t>
      </w:r>
    </w:p>
    <w:p w14:paraId="3EF0C2C3" w14:textId="207F232A" w:rsidR="006661AC" w:rsidRDefault="006661AC" w:rsidP="00D674DC">
      <w:pPr>
        <w:pStyle w:val="ListParagraph"/>
        <w:numPr>
          <w:ilvl w:val="0"/>
          <w:numId w:val="35"/>
        </w:numPr>
      </w:pPr>
      <w:r w:rsidRPr="003629E0">
        <w:t xml:space="preserve">If they didn’t exist before, two new categories will be added to the business glossary: </w:t>
      </w:r>
      <w:r w:rsidRPr="003629E0">
        <w:rPr>
          <w:i/>
          <w:iCs/>
        </w:rPr>
        <w:t>Industry Accelerators</w:t>
      </w:r>
      <w:r w:rsidRPr="003629E0">
        <w:t xml:space="preserve"> and subcategory </w:t>
      </w:r>
      <w:r w:rsidRPr="003629E0">
        <w:rPr>
          <w:i/>
          <w:iCs/>
        </w:rPr>
        <w:t>Utilities Payment Risk Prediction</w:t>
      </w:r>
      <w:r w:rsidRPr="003629E0">
        <w:t>.</w:t>
      </w:r>
    </w:p>
    <w:p w14:paraId="4874D787" w14:textId="098B7766" w:rsidR="003E527C" w:rsidRDefault="003E527C" w:rsidP="00D674DC">
      <w:pPr>
        <w:pStyle w:val="ListParagraph"/>
        <w:numPr>
          <w:ilvl w:val="0"/>
          <w:numId w:val="35"/>
        </w:numPr>
      </w:pPr>
      <w:r>
        <w:t xml:space="preserve">Click </w:t>
      </w:r>
      <w:r w:rsidRPr="003E527C">
        <w:rPr>
          <w:b/>
          <w:bCs/>
          <w:i/>
          <w:iCs/>
        </w:rPr>
        <w:t>Close</w:t>
      </w:r>
      <w:r>
        <w:t>.</w:t>
      </w:r>
    </w:p>
    <w:p w14:paraId="46704624" w14:textId="6C8BA895" w:rsidR="003E527C" w:rsidRDefault="003E527C" w:rsidP="00D674DC">
      <w:pPr>
        <w:pStyle w:val="ListParagraph"/>
        <w:numPr>
          <w:ilvl w:val="0"/>
          <w:numId w:val="35"/>
        </w:numPr>
      </w:pPr>
      <w:r>
        <w:t>Refresh the browser screen in order to see the newly created category.</w:t>
      </w:r>
    </w:p>
    <w:p w14:paraId="53BCBBC4" w14:textId="1A6637CA" w:rsidR="008C5BE0" w:rsidRPr="003629E0" w:rsidRDefault="008C5BE0" w:rsidP="008C5BE0">
      <w:pPr>
        <w:pStyle w:val="Heading3"/>
      </w:pPr>
      <w:bookmarkStart w:id="17" w:name="_Toc123300976"/>
      <w:r>
        <w:t>Adjusting the category permissions</w:t>
      </w:r>
      <w:bookmarkEnd w:id="17"/>
    </w:p>
    <w:p w14:paraId="0A7C3A8E" w14:textId="0666697A" w:rsidR="008C5BE0" w:rsidRPr="003629E0" w:rsidRDefault="008C5BE0" w:rsidP="008C5BE0">
      <w:pPr>
        <w:rPr>
          <w:lang w:val="en-US"/>
        </w:rPr>
      </w:pPr>
      <w:r>
        <w:rPr>
          <w:lang w:val="en-US"/>
        </w:rPr>
        <w:t>If the</w:t>
      </w:r>
      <w:r w:rsidR="007E5306">
        <w:rPr>
          <w:lang w:val="en-US"/>
        </w:rPr>
        <w:t xml:space="preserve"> newly imported categories have not existed before, you need to add the other users as collaborators in order to make the categories accessible to them.</w:t>
      </w:r>
      <w:r w:rsidR="00E753E5">
        <w:rPr>
          <w:lang w:val="en-US"/>
        </w:rPr>
        <w:br/>
      </w:r>
      <w:r w:rsidR="00E753E5" w:rsidRPr="003629E0">
        <w:rPr>
          <w:noProof/>
        </w:rPr>
        <w:lastRenderedPageBreak/>
        <mc:AlternateContent>
          <mc:Choice Requires="wps">
            <w:drawing>
              <wp:inline distT="0" distB="0" distL="0" distR="0" wp14:anchorId="145935D1" wp14:editId="074B7BE5">
                <wp:extent cx="5058410" cy="1537138"/>
                <wp:effectExtent l="0" t="0" r="0" b="0"/>
                <wp:docPr id="49" name="Text Box 49"/>
                <wp:cNvGraphicFramePr/>
                <a:graphic xmlns:a="http://schemas.openxmlformats.org/drawingml/2006/main">
                  <a:graphicData uri="http://schemas.microsoft.com/office/word/2010/wordprocessingShape">
                    <wps:wsp>
                      <wps:cNvSpPr txBox="1"/>
                      <wps:spPr>
                        <a:xfrm>
                          <a:off x="0" y="0"/>
                          <a:ext cx="5058410" cy="1537138"/>
                        </a:xfrm>
                        <a:prstGeom prst="rect">
                          <a:avLst/>
                        </a:prstGeom>
                        <a:solidFill>
                          <a:schemeClr val="accent2">
                            <a:lumMod val="20000"/>
                            <a:lumOff val="80000"/>
                          </a:schemeClr>
                        </a:solidFill>
                        <a:ln w="6350">
                          <a:noFill/>
                        </a:ln>
                      </wps:spPr>
                      <wps:txbx>
                        <w:txbxContent>
                          <w:p w14:paraId="46DC6F49" w14:textId="3BF13AC5" w:rsidR="00044E9A" w:rsidRPr="00CA185B" w:rsidRDefault="00044E9A" w:rsidP="00CA185B">
                            <w:pPr>
                              <w:rPr>
                                <w:i/>
                                <w:iCs/>
                                <w:lang w:val="en-US"/>
                              </w:rPr>
                            </w:pPr>
                            <w:r>
                              <w:rPr>
                                <w:b/>
                                <w:bCs/>
                                <w:i/>
                                <w:iCs/>
                              </w:rPr>
                              <w:t xml:space="preserve">Important: </w:t>
                            </w:r>
                            <w:r w:rsidRPr="00CA185B">
                              <w:rPr>
                                <w:i/>
                                <w:iCs/>
                                <w:lang w:val="en-US"/>
                              </w:rPr>
                              <w:t xml:space="preserve">Access to categories and the </w:t>
                            </w:r>
                            <w:r>
                              <w:rPr>
                                <w:i/>
                                <w:iCs/>
                                <w:lang w:val="en-US"/>
                              </w:rPr>
                              <w:t>artifacts stored within them can be provided to users by adding them as collaborators of the category. However, even if a user does not have access to a specific category the user cannot create a category with the same name within the same place of the category hierarchy. Even if the user cannot see the category, trying to create a category with the same name results in a conflict. For the workshop, we are therefore sharing the same category tree among all users rather than using an individual category tree for each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45935D1" id="Text Box 49" o:spid="_x0000_s1030" type="#_x0000_t202" style="width:398.3pt;height:1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" fillcolor="#fbe4d5 [661]" stroked="f" strokeweight=".5pt">
                <v:textbox>
                  <w:txbxContent>
                    <w:p w14:paraId="46DC6F49" w14:textId="3BF13AC5" w:rsidR="00044E9A" w:rsidRPr="00CA185B" w:rsidRDefault="00044E9A" w:rsidP="00CA185B">
                      <w:pPr>
                        <w:rPr>
                          <w:i/>
                          <w:iCs/>
                          <w:lang w:val="en-US"/>
                        </w:rPr>
                      </w:pPr>
                      <w:r>
                        <w:rPr>
                          <w:b/>
                          <w:bCs/>
                          <w:i/>
                          <w:iCs/>
                        </w:rPr>
                        <w:t xml:space="preserve">Important: </w:t>
                      </w:r>
                      <w:r w:rsidRPr="00CA185B">
                        <w:rPr>
                          <w:i/>
                          <w:iCs/>
                          <w:lang w:val="en-US"/>
                        </w:rPr>
                        <w:t xml:space="preserve">Access to categories and the </w:t>
                      </w:r>
                      <w:r>
                        <w:rPr>
                          <w:i/>
                          <w:iCs/>
                          <w:lang w:val="en-US"/>
                        </w:rPr>
                        <w:t>artifacts stored within them can be provided to users by adding them as collaborators of the category. However, even if a user does not have access to a specific category the user cannot create a category with the same name within the same place of the category hierarchy. Even if the user cannot see the category, trying to create a category with the same name results in a conflict. For the workshop, we are therefore sharing the same category tree among all users rather than using an individual category tree for each user.</w:t>
                      </w:r>
                    </w:p>
                  </w:txbxContent>
                </v:textbox>
                <w10:anchorlock/>
              </v:shape>
            </w:pict>
          </mc:Fallback>
        </mc:AlternateContent>
      </w:r>
      <w:r w:rsidR="00E753E5">
        <w:rPr>
          <w:lang w:val="en-US"/>
        </w:rPr>
        <w:br/>
      </w:r>
      <w:r w:rsidR="007E5306">
        <w:rPr>
          <w:lang w:val="en-US"/>
        </w:rPr>
        <w:t xml:space="preserve">In order to </w:t>
      </w:r>
      <w:r w:rsidR="00591DF6">
        <w:rPr>
          <w:lang w:val="en-US"/>
        </w:rPr>
        <w:t>adjust the permissions of the category,</w:t>
      </w:r>
    </w:p>
    <w:p w14:paraId="5ADEFFB9" w14:textId="326AFD00" w:rsidR="008C5BE0" w:rsidRDefault="007E5306" w:rsidP="008C5BE0">
      <w:pPr>
        <w:pStyle w:val="ListParagraph"/>
        <w:numPr>
          <w:ilvl w:val="0"/>
          <w:numId w:val="41"/>
        </w:numPr>
      </w:pPr>
      <w:r>
        <w:t xml:space="preserve">Click on the </w:t>
      </w:r>
      <w:r w:rsidRPr="007E5306">
        <w:rPr>
          <w:b/>
          <w:bCs/>
          <w:i/>
          <w:iCs/>
        </w:rPr>
        <w:t>Industry Accelerators</w:t>
      </w:r>
      <w:r>
        <w:t xml:space="preserve"> category in order to open it.</w:t>
      </w:r>
    </w:p>
    <w:p w14:paraId="4D78BEB8" w14:textId="4CA0AD19" w:rsidR="007E5306" w:rsidRDefault="007E5306" w:rsidP="008C5BE0">
      <w:pPr>
        <w:pStyle w:val="ListParagraph"/>
        <w:numPr>
          <w:ilvl w:val="0"/>
          <w:numId w:val="41"/>
        </w:numPr>
      </w:pPr>
      <w:r>
        <w:t xml:space="preserve">Navigate to the </w:t>
      </w:r>
      <w:r w:rsidRPr="007E5306">
        <w:rPr>
          <w:b/>
          <w:bCs/>
          <w:i/>
          <w:iCs/>
        </w:rPr>
        <w:t>Access control</w:t>
      </w:r>
      <w:r>
        <w:t xml:space="preserve"> tab.</w:t>
      </w:r>
    </w:p>
    <w:p w14:paraId="4B1D8361" w14:textId="66E9A0C4" w:rsidR="007E5306" w:rsidRDefault="007E5306" w:rsidP="008C5BE0">
      <w:pPr>
        <w:pStyle w:val="ListParagraph"/>
        <w:numPr>
          <w:ilvl w:val="0"/>
          <w:numId w:val="41"/>
        </w:numPr>
      </w:pPr>
      <w:r>
        <w:t xml:space="preserve">Click on </w:t>
      </w:r>
      <w:r w:rsidRPr="007E5306">
        <w:rPr>
          <w:b/>
          <w:bCs/>
          <w:i/>
          <w:iCs/>
        </w:rPr>
        <w:t>Add collaborators</w:t>
      </w:r>
      <w:r>
        <w:t xml:space="preserve"> on the right.</w:t>
      </w:r>
    </w:p>
    <w:p w14:paraId="2BC96987" w14:textId="5BB36D38" w:rsidR="007E5306" w:rsidRDefault="00207927" w:rsidP="008C5BE0">
      <w:pPr>
        <w:pStyle w:val="ListParagraph"/>
        <w:numPr>
          <w:ilvl w:val="0"/>
          <w:numId w:val="41"/>
        </w:numPr>
      </w:pPr>
      <w:r>
        <w:t>If not done by another workshop participant yet, c</w:t>
      </w:r>
      <w:r w:rsidR="007E5306">
        <w:t xml:space="preserve">heck the </w:t>
      </w:r>
      <w:r w:rsidR="007E5306" w:rsidRPr="007E5306">
        <w:rPr>
          <w:b/>
          <w:bCs/>
          <w:i/>
          <w:iCs/>
        </w:rPr>
        <w:t>All users</w:t>
      </w:r>
      <w:r w:rsidR="007E5306">
        <w:t xml:space="preserve"> group in the </w:t>
      </w:r>
      <w:r w:rsidR="007E5306" w:rsidRPr="007E5306">
        <w:rPr>
          <w:i/>
          <w:iCs/>
        </w:rPr>
        <w:t>Collaborators</w:t>
      </w:r>
      <w:r w:rsidR="007E5306">
        <w:t xml:space="preserve"> list</w:t>
      </w:r>
      <w:r>
        <w:t>.</w:t>
      </w:r>
    </w:p>
    <w:p w14:paraId="663F3131" w14:textId="5AF8299E" w:rsidR="007E5306" w:rsidRDefault="007E5306" w:rsidP="008C5BE0">
      <w:pPr>
        <w:pStyle w:val="ListParagraph"/>
        <w:numPr>
          <w:ilvl w:val="0"/>
          <w:numId w:val="41"/>
        </w:numPr>
      </w:pPr>
      <w:r>
        <w:t xml:space="preserve">On the </w:t>
      </w:r>
      <w:r w:rsidRPr="007E5306">
        <w:rPr>
          <w:b/>
          <w:bCs/>
          <w:i/>
          <w:iCs/>
        </w:rPr>
        <w:t>Roles</w:t>
      </w:r>
      <w:r>
        <w:t xml:space="preserve"> drop-down of the group, check the </w:t>
      </w:r>
      <w:r w:rsidRPr="007E5306">
        <w:rPr>
          <w:b/>
          <w:bCs/>
          <w:i/>
          <w:iCs/>
        </w:rPr>
        <w:t>Owner</w:t>
      </w:r>
      <w:r>
        <w:t xml:space="preserve"> role and make sure that all other roles are unchecked.</w:t>
      </w:r>
    </w:p>
    <w:p w14:paraId="7D617F91" w14:textId="7AA9FD99" w:rsidR="003B5C18" w:rsidRPr="003629E0" w:rsidRDefault="003B5C18" w:rsidP="008C5BE0">
      <w:pPr>
        <w:pStyle w:val="ListParagraph"/>
        <w:numPr>
          <w:ilvl w:val="0"/>
          <w:numId w:val="41"/>
        </w:numPr>
      </w:pPr>
      <w:r>
        <w:t xml:space="preserve">Click </w:t>
      </w:r>
      <w:r w:rsidRPr="003B5C18">
        <w:rPr>
          <w:b/>
          <w:bCs/>
          <w:i/>
          <w:iCs/>
        </w:rPr>
        <w:t>Add</w:t>
      </w:r>
      <w:r>
        <w:t>.</w:t>
      </w:r>
    </w:p>
    <w:p w14:paraId="356C77DA" w14:textId="77777777" w:rsidR="006661AC" w:rsidRPr="003629E0" w:rsidRDefault="006661AC" w:rsidP="00D23E62">
      <w:pPr>
        <w:pStyle w:val="Heading3"/>
      </w:pPr>
      <w:bookmarkStart w:id="18" w:name="_Toc123300977"/>
      <w:r w:rsidRPr="003629E0">
        <w:t>Importing terms</w:t>
      </w:r>
      <w:bookmarkEnd w:id="18"/>
    </w:p>
    <w:p w14:paraId="1D3EA4D6" w14:textId="77777777" w:rsidR="00D674DC" w:rsidRPr="003629E0" w:rsidRDefault="00D674DC" w:rsidP="00D674DC">
      <w:pPr>
        <w:rPr>
          <w:lang w:val="en-US"/>
        </w:rPr>
      </w:pPr>
      <w:r w:rsidRPr="003629E0">
        <w:rPr>
          <w:lang w:val="en-US"/>
        </w:rPr>
        <w:t>Perform the following steps to import the business terms</w:t>
      </w:r>
    </w:p>
    <w:p w14:paraId="074679E4" w14:textId="64A363F2" w:rsidR="006661AC" w:rsidRPr="003629E0" w:rsidRDefault="008B7D16" w:rsidP="00F35B27">
      <w:pPr>
        <w:pStyle w:val="ListParagraph"/>
        <w:numPr>
          <w:ilvl w:val="0"/>
          <w:numId w:val="36"/>
        </w:numPr>
      </w:pPr>
      <w:r w:rsidRPr="003629E0">
        <w:t>In the main menu, n</w:t>
      </w:r>
      <w:r w:rsidR="006661AC" w:rsidRPr="003629E0">
        <w:t xml:space="preserve">avigate to </w:t>
      </w:r>
      <w:r w:rsidR="00872186">
        <w:rPr>
          <w:b/>
          <w:bCs/>
          <w:i/>
          <w:iCs/>
        </w:rPr>
        <w:t xml:space="preserve">Governance </w:t>
      </w:r>
      <w:r w:rsidR="006661AC" w:rsidRPr="003629E0">
        <w:rPr>
          <w:b/>
          <w:bCs/>
          <w:i/>
          <w:iCs/>
        </w:rPr>
        <w:t>-&gt; Business terms</w:t>
      </w:r>
      <w:r w:rsidR="00F87DCB" w:rsidRPr="003629E0">
        <w:rPr>
          <w:i/>
          <w:iCs/>
        </w:rPr>
        <w:t>.</w:t>
      </w:r>
    </w:p>
    <w:p w14:paraId="35BED2A1" w14:textId="77777777" w:rsidR="006661AC" w:rsidRPr="003629E0" w:rsidRDefault="006661AC" w:rsidP="00F35B27">
      <w:pPr>
        <w:pStyle w:val="ListParagraph"/>
        <w:numPr>
          <w:ilvl w:val="0"/>
          <w:numId w:val="36"/>
        </w:numPr>
      </w:pPr>
      <w:r w:rsidRPr="003629E0">
        <w:t xml:space="preserve">Click on </w:t>
      </w:r>
      <w:r w:rsidRPr="003629E0">
        <w:rPr>
          <w:b/>
          <w:bCs/>
          <w:i/>
          <w:iCs/>
        </w:rPr>
        <w:t>New business term -&gt; Import from file</w:t>
      </w:r>
      <w:r w:rsidRPr="003629E0">
        <w:t xml:space="preserve"> </w:t>
      </w:r>
      <w:r w:rsidR="0082299D" w:rsidRPr="003629E0">
        <w:t>in the upper right corner</w:t>
      </w:r>
      <w:r w:rsidR="00F87DCB" w:rsidRPr="003629E0">
        <w:t>.</w:t>
      </w:r>
    </w:p>
    <w:p w14:paraId="74A34A2B" w14:textId="5DBCA29D" w:rsidR="006661AC" w:rsidRDefault="00DD6D5B" w:rsidP="00F35B27">
      <w:pPr>
        <w:pStyle w:val="ListParagraph"/>
        <w:numPr>
          <w:ilvl w:val="0"/>
          <w:numId w:val="36"/>
        </w:numPr>
      </w:pPr>
      <w:r>
        <w:t xml:space="preserve">Click on </w:t>
      </w:r>
      <w:r w:rsidRPr="00DD6D5B">
        <w:rPr>
          <w:b/>
          <w:bCs/>
          <w:i/>
          <w:iCs/>
        </w:rPr>
        <w:t>Add file</w:t>
      </w:r>
      <w:r>
        <w:t xml:space="preserve"> and n</w:t>
      </w:r>
      <w:r w:rsidR="006661AC" w:rsidRPr="003629E0">
        <w:t xml:space="preserve">avigate to the term csv file </w:t>
      </w:r>
      <w:r w:rsidRPr="00DD6D5B">
        <w:rPr>
          <w:i/>
          <w:iCs/>
        </w:rPr>
        <w:t>utilities-payment-risk-prediction-glossary-terms.csv</w:t>
      </w:r>
      <w:r>
        <w:t xml:space="preserve"> </w:t>
      </w:r>
      <w:r w:rsidR="006661AC" w:rsidRPr="003629E0">
        <w:t>downloaded above</w:t>
      </w:r>
      <w:r w:rsidR="00F87DCB" w:rsidRPr="003629E0">
        <w:t>.</w:t>
      </w:r>
    </w:p>
    <w:p w14:paraId="28B7413F" w14:textId="2D8D89B9" w:rsidR="00DD6D5B" w:rsidRPr="003629E0" w:rsidRDefault="00DD6D5B" w:rsidP="00F35B27">
      <w:pPr>
        <w:pStyle w:val="ListParagraph"/>
        <w:numPr>
          <w:ilvl w:val="0"/>
          <w:numId w:val="36"/>
        </w:numPr>
      </w:pPr>
      <w:r>
        <w:t xml:space="preserve">Click </w:t>
      </w:r>
      <w:r w:rsidRPr="00DD6D5B">
        <w:rPr>
          <w:b/>
          <w:bCs/>
          <w:i/>
          <w:iCs/>
        </w:rPr>
        <w:t>Next</w:t>
      </w:r>
      <w:r>
        <w:t>.</w:t>
      </w:r>
    </w:p>
    <w:p w14:paraId="3761521A" w14:textId="77777777" w:rsidR="00012506" w:rsidRPr="003629E0" w:rsidRDefault="00F87DCB" w:rsidP="00F35B27">
      <w:pPr>
        <w:pStyle w:val="ListParagraph"/>
        <w:numPr>
          <w:ilvl w:val="0"/>
          <w:numId w:val="36"/>
        </w:numPr>
      </w:pPr>
      <w:r w:rsidRPr="003629E0">
        <w:t xml:space="preserve">Select option </w:t>
      </w:r>
      <w:r w:rsidRPr="003629E0">
        <w:rPr>
          <w:b/>
          <w:bCs/>
          <w:i/>
          <w:iCs/>
        </w:rPr>
        <w:t>Replace only empty values</w:t>
      </w:r>
      <w:r w:rsidRPr="003629E0">
        <w:t xml:space="preserve"> and click </w:t>
      </w:r>
      <w:r w:rsidRPr="003629E0">
        <w:rPr>
          <w:b/>
          <w:bCs/>
          <w:i/>
          <w:iCs/>
        </w:rPr>
        <w:t>Import</w:t>
      </w:r>
      <w:r w:rsidRPr="003629E0">
        <w:rPr>
          <w:i/>
          <w:iCs/>
        </w:rPr>
        <w:t>.</w:t>
      </w:r>
    </w:p>
    <w:p w14:paraId="2B977A4D" w14:textId="773FD9DC" w:rsidR="006661AC" w:rsidRPr="003629E0" w:rsidRDefault="00F87DCB" w:rsidP="00F35B27">
      <w:pPr>
        <w:pStyle w:val="ListParagraph"/>
        <w:numPr>
          <w:ilvl w:val="0"/>
          <w:numId w:val="36"/>
        </w:numPr>
      </w:pPr>
      <w:r w:rsidRPr="003629E0">
        <w:t xml:space="preserve">If they didn’t exist before, </w:t>
      </w:r>
      <w:r w:rsidR="00012506" w:rsidRPr="003629E0">
        <w:rPr>
          <w:i/>
          <w:iCs/>
        </w:rPr>
        <w:t>drafts</w:t>
      </w:r>
      <w:r w:rsidR="00012506" w:rsidRPr="003629E0">
        <w:t xml:space="preserve"> for </w:t>
      </w:r>
      <w:r w:rsidRPr="003629E0">
        <w:t xml:space="preserve">152 new business terms will be added to the </w:t>
      </w:r>
      <w:r w:rsidRPr="003629E0">
        <w:rPr>
          <w:i/>
          <w:iCs/>
        </w:rPr>
        <w:t>Utilities Payment Risk Prediction</w:t>
      </w:r>
      <w:r w:rsidRPr="003629E0">
        <w:t xml:space="preserve"> category of the business glossary.</w:t>
      </w:r>
      <w:r w:rsidR="00DD6D5B">
        <w:br/>
      </w:r>
      <w:r w:rsidR="00DD6D5B" w:rsidRPr="00DD6D5B">
        <w:rPr>
          <w:noProof/>
        </w:rPr>
        <w:drawing>
          <wp:inline distT="0" distB="0" distL="0" distR="0" wp14:anchorId="6795D032" wp14:editId="7960F0FE">
            <wp:extent cx="3975100" cy="850900"/>
            <wp:effectExtent l="0" t="0" r="0" b="0"/>
            <wp:docPr id="93" name="Picture 9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10;&#10;Description automatically generated with medium confidence"/>
                    <pic:cNvPicPr/>
                  </pic:nvPicPr>
                  <pic:blipFill>
                    <a:blip r:embed="rId18"/>
                    <a:stretch>
                      <a:fillRect/>
                    </a:stretch>
                  </pic:blipFill>
                  <pic:spPr>
                    <a:xfrm>
                      <a:off x="0" y="0"/>
                      <a:ext cx="3975100" cy="850900"/>
                    </a:xfrm>
                    <a:prstGeom prst="rect">
                      <a:avLst/>
                    </a:prstGeom>
                  </pic:spPr>
                </pic:pic>
              </a:graphicData>
            </a:graphic>
          </wp:inline>
        </w:drawing>
      </w:r>
    </w:p>
    <w:p w14:paraId="3BE437B6" w14:textId="0E1FB558" w:rsidR="00DD6D5B" w:rsidRDefault="00DD6D5B" w:rsidP="00F35B27">
      <w:pPr>
        <w:pStyle w:val="ListParagraph"/>
        <w:numPr>
          <w:ilvl w:val="0"/>
          <w:numId w:val="36"/>
        </w:numPr>
      </w:pPr>
      <w:r>
        <w:t xml:space="preserve">In the </w:t>
      </w:r>
      <w:r w:rsidRPr="00DD6D5B">
        <w:rPr>
          <w:b/>
          <w:bCs/>
          <w:i/>
          <w:iCs/>
        </w:rPr>
        <w:t>Task inbox</w:t>
      </w:r>
      <w:r>
        <w:t xml:space="preserve">, review the </w:t>
      </w:r>
      <w:r w:rsidR="00790A66">
        <w:t>152 business terms to be published.</w:t>
      </w:r>
    </w:p>
    <w:p w14:paraId="239E820F" w14:textId="35D883C1" w:rsidR="00E65D97" w:rsidRPr="003629E0" w:rsidRDefault="00012506" w:rsidP="00F35B27">
      <w:pPr>
        <w:pStyle w:val="ListParagraph"/>
        <w:numPr>
          <w:ilvl w:val="0"/>
          <w:numId w:val="36"/>
        </w:numPr>
      </w:pPr>
      <w:r w:rsidRPr="003629E0">
        <w:t xml:space="preserve">Click on </w:t>
      </w:r>
      <w:r w:rsidRPr="003629E0">
        <w:rPr>
          <w:b/>
          <w:bCs/>
          <w:i/>
          <w:iCs/>
        </w:rPr>
        <w:t>Publish</w:t>
      </w:r>
      <w:r w:rsidRPr="003629E0">
        <w:t xml:space="preserve"> </w:t>
      </w:r>
      <w:r w:rsidR="00DD6D5B">
        <w:t>in the right</w:t>
      </w:r>
      <w:r w:rsidR="0082299D" w:rsidRPr="003629E0">
        <w:t xml:space="preserve"> </w:t>
      </w:r>
      <w:r w:rsidRPr="003629E0">
        <w:t>in order to publish the business terms to the glossary. (</w:t>
      </w:r>
      <w:r w:rsidR="00F6263A" w:rsidRPr="003629E0">
        <w:t xml:space="preserve">Note: </w:t>
      </w:r>
      <w:r w:rsidRPr="003629E0">
        <w:t xml:space="preserve">If a governance workflow has been setup on your CPD cluster you might need to </w:t>
      </w:r>
      <w:r w:rsidRPr="003629E0">
        <w:rPr>
          <w:i/>
          <w:iCs/>
        </w:rPr>
        <w:t>review</w:t>
      </w:r>
      <w:r w:rsidRPr="003629E0">
        <w:t xml:space="preserve"> and </w:t>
      </w:r>
      <w:r w:rsidRPr="003629E0">
        <w:rPr>
          <w:i/>
          <w:iCs/>
        </w:rPr>
        <w:t>approve</w:t>
      </w:r>
      <w:r w:rsidRPr="003629E0">
        <w:t xml:space="preserve"> the </w:t>
      </w:r>
      <w:r w:rsidR="00A0405B" w:rsidRPr="003629E0">
        <w:t xml:space="preserve">task like in section </w:t>
      </w:r>
      <w:r w:rsidR="00A0405B" w:rsidRPr="003629E0">
        <w:fldChar w:fldCharType="begin"/>
      </w:r>
      <w:r w:rsidR="00A0405B" w:rsidRPr="003629E0">
        <w:instrText xml:space="preserve"> REF _Ref45094172 \r \h </w:instrText>
      </w:r>
      <w:r w:rsidR="00A0405B" w:rsidRPr="003629E0">
        <w:fldChar w:fldCharType="separate"/>
      </w:r>
      <w:r w:rsidR="00044E9A">
        <w:t>3.1.2</w:t>
      </w:r>
      <w:r w:rsidR="00A0405B" w:rsidRPr="003629E0">
        <w:fldChar w:fldCharType="end"/>
      </w:r>
      <w:r w:rsidRPr="003629E0">
        <w:t>)</w:t>
      </w:r>
      <w:r w:rsidR="00F35B27" w:rsidRPr="003629E0">
        <w:t>.</w:t>
      </w:r>
    </w:p>
    <w:p w14:paraId="12F0498D" w14:textId="77777777" w:rsidR="00E65D97" w:rsidRPr="003629E0" w:rsidRDefault="00E65D97" w:rsidP="00E65D97">
      <w:pPr>
        <w:pStyle w:val="ListParagraph"/>
      </w:pPr>
      <w:r w:rsidRPr="003629E0">
        <w:rPr>
          <w:noProof/>
        </w:rPr>
        <w:drawing>
          <wp:inline distT="0" distB="0" distL="0" distR="0" wp14:anchorId="757EB9F5" wp14:editId="19B0E29E">
            <wp:extent cx="3487783" cy="1439396"/>
            <wp:effectExtent l="0" t="0" r="508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498" cy="1454548"/>
                    </a:xfrm>
                    <a:prstGeom prst="rect">
                      <a:avLst/>
                    </a:prstGeom>
                  </pic:spPr>
                </pic:pic>
              </a:graphicData>
            </a:graphic>
          </wp:inline>
        </w:drawing>
      </w:r>
    </w:p>
    <w:p w14:paraId="2742605E" w14:textId="77777777" w:rsidR="005F51DF" w:rsidRPr="003629E0" w:rsidRDefault="00A46A98" w:rsidP="003471C3">
      <w:pPr>
        <w:pStyle w:val="Heading2"/>
      </w:pPr>
      <w:bookmarkStart w:id="19" w:name="_Toc123300978"/>
      <w:r w:rsidRPr="003629E0">
        <w:lastRenderedPageBreak/>
        <w:t>Governing &amp; protecting data with policies &amp; rules</w:t>
      </w:r>
      <w:bookmarkEnd w:id="19"/>
    </w:p>
    <w:p w14:paraId="3877CE31" w14:textId="77777777" w:rsidR="00D32EBF" w:rsidRPr="003629E0" w:rsidRDefault="00BB0BE4" w:rsidP="00D32EBF">
      <w:pPr>
        <w:rPr>
          <w:lang w:val="en-US"/>
        </w:rPr>
      </w:pPr>
      <w:r w:rsidRPr="003629E0">
        <w:rPr>
          <w:lang w:val="en-US"/>
        </w:rPr>
        <w:t>In order to avoid duplicate entries, before creating any of the objects</w:t>
      </w:r>
      <w:r w:rsidR="008918A0" w:rsidRPr="003629E0">
        <w:rPr>
          <w:lang w:val="en-US"/>
        </w:rPr>
        <w:t xml:space="preserve"> in this section</w:t>
      </w:r>
      <w:r w:rsidRPr="003629E0">
        <w:rPr>
          <w:lang w:val="en-US"/>
        </w:rPr>
        <w:t>, please check whether it may have been already created by another workshop user.</w:t>
      </w:r>
    </w:p>
    <w:p w14:paraId="672DF1AF" w14:textId="77777777" w:rsidR="0042433C" w:rsidRPr="003629E0" w:rsidRDefault="0042433C" w:rsidP="00D23E62">
      <w:pPr>
        <w:pStyle w:val="Heading3"/>
      </w:pPr>
      <w:bookmarkStart w:id="20" w:name="_Toc123300979"/>
      <w:r w:rsidRPr="003629E0">
        <w:t xml:space="preserve">Creating </w:t>
      </w:r>
      <w:r w:rsidR="007E2D76" w:rsidRPr="003629E0">
        <w:t xml:space="preserve">a </w:t>
      </w:r>
      <w:r w:rsidRPr="003629E0">
        <w:t>categor</w:t>
      </w:r>
      <w:r w:rsidR="0098395B" w:rsidRPr="003629E0">
        <w:t>y</w:t>
      </w:r>
      <w:bookmarkEnd w:id="20"/>
    </w:p>
    <w:p w14:paraId="689DB624" w14:textId="77777777" w:rsidR="0098395B" w:rsidRPr="003629E0" w:rsidRDefault="0098395B" w:rsidP="0098395B">
      <w:pPr>
        <w:rPr>
          <w:lang w:val="en-US"/>
        </w:rPr>
      </w:pPr>
      <w:r w:rsidRPr="003629E0">
        <w:rPr>
          <w:lang w:val="en-US"/>
        </w:rPr>
        <w:t>Perform the following steps to create an additional category:</w:t>
      </w:r>
    </w:p>
    <w:p w14:paraId="05616EAE" w14:textId="4AD73C26" w:rsidR="0042433C" w:rsidRPr="003629E0" w:rsidRDefault="0042433C" w:rsidP="0042433C">
      <w:pPr>
        <w:pStyle w:val="ListParagraph"/>
        <w:numPr>
          <w:ilvl w:val="0"/>
          <w:numId w:val="24"/>
        </w:numPr>
        <w:rPr>
          <w:rFonts w:eastAsiaTheme="majorEastAsia"/>
        </w:rPr>
      </w:pPr>
      <w:r w:rsidRPr="003629E0">
        <w:t xml:space="preserve">In the main menu, navigate to </w:t>
      </w:r>
      <w:r w:rsidR="001A66FB">
        <w:rPr>
          <w:b/>
          <w:bCs/>
          <w:i/>
          <w:iCs/>
        </w:rPr>
        <w:t>Governance</w:t>
      </w:r>
      <w:r w:rsidRPr="003629E0">
        <w:rPr>
          <w:b/>
          <w:bCs/>
          <w:i/>
          <w:iCs/>
        </w:rPr>
        <w:t xml:space="preserve"> -&gt; Categories</w:t>
      </w:r>
      <w:r w:rsidRPr="003629E0">
        <w:t>.</w:t>
      </w:r>
    </w:p>
    <w:p w14:paraId="05DFB666" w14:textId="65C6B3CF" w:rsidR="0042433C" w:rsidRPr="003629E0" w:rsidRDefault="0042433C" w:rsidP="0042433C">
      <w:pPr>
        <w:pStyle w:val="ListParagraph"/>
        <w:numPr>
          <w:ilvl w:val="0"/>
          <w:numId w:val="24"/>
        </w:numPr>
        <w:rPr>
          <w:rFonts w:eastAsiaTheme="majorEastAsia"/>
        </w:rPr>
      </w:pPr>
      <w:r w:rsidRPr="003629E0">
        <w:t xml:space="preserve">Click on </w:t>
      </w:r>
      <w:r w:rsidR="001A66FB">
        <w:rPr>
          <w:b/>
          <w:bCs/>
          <w:i/>
          <w:iCs/>
        </w:rPr>
        <w:t xml:space="preserve">Add category -&gt; New category </w:t>
      </w:r>
      <w:r w:rsidRPr="003629E0">
        <w:t>on the right.</w:t>
      </w:r>
    </w:p>
    <w:p w14:paraId="72650878" w14:textId="12ECF2DB" w:rsidR="0042433C" w:rsidRPr="003629E0" w:rsidRDefault="0042433C" w:rsidP="00F45EC4">
      <w:pPr>
        <w:pStyle w:val="ListParagraph"/>
        <w:numPr>
          <w:ilvl w:val="0"/>
          <w:numId w:val="24"/>
        </w:numPr>
        <w:rPr>
          <w:rFonts w:eastAsiaTheme="majorEastAsia"/>
        </w:rPr>
      </w:pPr>
      <w:r w:rsidRPr="003629E0">
        <w:rPr>
          <w:rFonts w:eastAsiaTheme="majorEastAsia"/>
        </w:rPr>
        <w:t xml:space="preserve">On the </w:t>
      </w:r>
      <w:r w:rsidRPr="003629E0">
        <w:rPr>
          <w:rFonts w:eastAsiaTheme="majorEastAsia"/>
          <w:i/>
          <w:iCs/>
        </w:rPr>
        <w:t>New category</w:t>
      </w:r>
      <w:r w:rsidRPr="003629E0">
        <w:rPr>
          <w:rFonts w:eastAsiaTheme="majorEastAsia"/>
        </w:rPr>
        <w:t xml:space="preserve"> panel, specify </w:t>
      </w:r>
      <w:r w:rsidRPr="001A66FB">
        <w:rPr>
          <w:rFonts w:eastAsiaTheme="majorEastAsia"/>
          <w:i/>
          <w:iCs/>
        </w:rPr>
        <w:t>Category nam</w:t>
      </w:r>
      <w:r w:rsidR="00F45EC4" w:rsidRPr="001A66FB">
        <w:rPr>
          <w:rFonts w:eastAsiaTheme="majorEastAsia"/>
          <w:i/>
          <w:iCs/>
        </w:rPr>
        <w:t>e</w:t>
      </w:r>
      <w:r w:rsidRPr="003629E0">
        <w:rPr>
          <w:rFonts w:eastAsiaTheme="majorEastAsia"/>
        </w:rPr>
        <w:t xml:space="preserve"> “</w:t>
      </w:r>
      <w:r w:rsidR="007B74B2" w:rsidRPr="003629E0">
        <w:t xml:space="preserve">&lt;your id&gt;s </w:t>
      </w:r>
      <w:r w:rsidR="007B74B2">
        <w:rPr>
          <w:rFonts w:eastAsiaTheme="majorEastAsia"/>
        </w:rPr>
        <w:t>d</w:t>
      </w:r>
      <w:r w:rsidRPr="003629E0">
        <w:rPr>
          <w:rFonts w:eastAsiaTheme="majorEastAsia"/>
        </w:rPr>
        <w:t>ata protection”</w:t>
      </w:r>
      <w:r w:rsidR="00F45EC4" w:rsidRPr="003629E0">
        <w:rPr>
          <w:rFonts w:eastAsiaTheme="majorEastAsia"/>
        </w:rPr>
        <w:t>.</w:t>
      </w:r>
      <w:r w:rsidRPr="003629E0">
        <w:rPr>
          <w:rFonts w:eastAsiaTheme="majorEastAsia"/>
        </w:rPr>
        <w:t xml:space="preserve"> </w:t>
      </w:r>
    </w:p>
    <w:p w14:paraId="2902E43F" w14:textId="77777777" w:rsidR="00AA0AC2" w:rsidRPr="003629E0" w:rsidRDefault="00AA0AC2" w:rsidP="00F45EC4">
      <w:pPr>
        <w:pStyle w:val="ListParagraph"/>
        <w:numPr>
          <w:ilvl w:val="0"/>
          <w:numId w:val="24"/>
        </w:numPr>
        <w:rPr>
          <w:rFonts w:eastAsiaTheme="majorEastAsia"/>
        </w:rPr>
      </w:pPr>
      <w:r w:rsidRPr="003629E0">
        <w:rPr>
          <w:rFonts w:eastAsiaTheme="majorEastAsia"/>
        </w:rPr>
        <w:t xml:space="preserve">Click </w:t>
      </w:r>
      <w:r w:rsidRPr="003629E0">
        <w:rPr>
          <w:rFonts w:eastAsiaTheme="majorEastAsia"/>
          <w:b/>
          <w:bCs/>
          <w:i/>
          <w:iCs/>
        </w:rPr>
        <w:t>Save</w:t>
      </w:r>
      <w:r w:rsidRPr="003629E0">
        <w:rPr>
          <w:rFonts w:eastAsiaTheme="majorEastAsia"/>
        </w:rPr>
        <w:t>.</w:t>
      </w:r>
    </w:p>
    <w:p w14:paraId="6EFB1A14" w14:textId="77777777" w:rsidR="002D014B" w:rsidRPr="003629E0" w:rsidRDefault="002D014B" w:rsidP="00D23E62">
      <w:pPr>
        <w:pStyle w:val="Heading3"/>
      </w:pPr>
      <w:bookmarkStart w:id="21" w:name="_Ref44938447"/>
      <w:bookmarkStart w:id="22" w:name="_Toc123300980"/>
      <w:r w:rsidRPr="003629E0">
        <w:t>Creating policies</w:t>
      </w:r>
      <w:bookmarkEnd w:id="21"/>
      <w:bookmarkEnd w:id="22"/>
    </w:p>
    <w:p w14:paraId="32245F43" w14:textId="77777777" w:rsidR="00A66667" w:rsidRPr="003629E0" w:rsidRDefault="00A66667" w:rsidP="00A66667">
      <w:pPr>
        <w:rPr>
          <w:lang w:val="en-US"/>
        </w:rPr>
      </w:pPr>
      <w:r w:rsidRPr="003629E0">
        <w:rPr>
          <w:lang w:val="en-US"/>
        </w:rPr>
        <w:t>Policies are used to describe and document your organization’s guidelines, regulations, standards or procedures to ensure data and information assets are properly managed and used. A policy is a natural-language description of a governance subject area. Policies describe how to control data. A policy consists of one or more rules.</w:t>
      </w:r>
    </w:p>
    <w:p w14:paraId="386759B1" w14:textId="77777777" w:rsidR="00351EEE" w:rsidRPr="003629E0" w:rsidRDefault="00351EEE" w:rsidP="00A66667">
      <w:pPr>
        <w:rPr>
          <w:lang w:val="en-US"/>
        </w:rPr>
      </w:pPr>
      <w:r w:rsidRPr="003629E0">
        <w:rPr>
          <w:lang w:val="en-US"/>
        </w:rPr>
        <w:t>Perform the following steps to create a set of policies for data protection:</w:t>
      </w:r>
    </w:p>
    <w:p w14:paraId="6FE8B8A9" w14:textId="343CB235" w:rsidR="002D014B" w:rsidRPr="003629E0" w:rsidRDefault="002D014B" w:rsidP="002D014B">
      <w:pPr>
        <w:pStyle w:val="ListParagraph"/>
        <w:numPr>
          <w:ilvl w:val="0"/>
          <w:numId w:val="25"/>
        </w:numPr>
        <w:rPr>
          <w:rFonts w:eastAsiaTheme="majorEastAsia"/>
        </w:rPr>
      </w:pPr>
      <w:bookmarkStart w:id="23" w:name="_Ref44938562"/>
      <w:r w:rsidRPr="003629E0">
        <w:t xml:space="preserve">In the main menu, navigate to </w:t>
      </w:r>
      <w:r w:rsidR="00993DC7">
        <w:rPr>
          <w:b/>
          <w:bCs/>
          <w:i/>
          <w:iCs/>
        </w:rPr>
        <w:t>Governance</w:t>
      </w:r>
      <w:r w:rsidRPr="003629E0">
        <w:rPr>
          <w:b/>
          <w:bCs/>
          <w:i/>
          <w:iCs/>
        </w:rPr>
        <w:t xml:space="preserve"> -&gt; Policies</w:t>
      </w:r>
      <w:r w:rsidRPr="003629E0">
        <w:t>.</w:t>
      </w:r>
      <w:bookmarkEnd w:id="23"/>
    </w:p>
    <w:p w14:paraId="4E0111AC" w14:textId="77777777" w:rsidR="002D014B" w:rsidRPr="003629E0" w:rsidRDefault="002D014B" w:rsidP="002D014B">
      <w:pPr>
        <w:pStyle w:val="ListParagraph"/>
        <w:numPr>
          <w:ilvl w:val="0"/>
          <w:numId w:val="25"/>
        </w:numPr>
        <w:rPr>
          <w:rFonts w:eastAsiaTheme="majorEastAsia"/>
        </w:rPr>
      </w:pPr>
      <w:r w:rsidRPr="003629E0">
        <w:t xml:space="preserve">Click on </w:t>
      </w:r>
      <w:r w:rsidRPr="003629E0">
        <w:rPr>
          <w:b/>
          <w:bCs/>
          <w:i/>
          <w:iCs/>
        </w:rPr>
        <w:t>New policy</w:t>
      </w:r>
      <w:r w:rsidRPr="003629E0">
        <w:t xml:space="preserve"> on the right and select </w:t>
      </w:r>
      <w:r w:rsidRPr="003629E0">
        <w:rPr>
          <w:b/>
          <w:bCs/>
          <w:i/>
          <w:iCs/>
        </w:rPr>
        <w:t>Create new policy</w:t>
      </w:r>
      <w:r w:rsidRPr="003629E0">
        <w:t>.</w:t>
      </w:r>
    </w:p>
    <w:p w14:paraId="1A0FCB14" w14:textId="77777777" w:rsidR="002D014B" w:rsidRPr="003629E0" w:rsidRDefault="002D014B" w:rsidP="002D014B">
      <w:pPr>
        <w:pStyle w:val="ListParagraph"/>
        <w:numPr>
          <w:ilvl w:val="0"/>
          <w:numId w:val="25"/>
        </w:numPr>
        <w:rPr>
          <w:rFonts w:eastAsiaTheme="majorEastAsia"/>
        </w:rPr>
      </w:pPr>
      <w:r w:rsidRPr="003629E0">
        <w:rPr>
          <w:rFonts w:eastAsiaTheme="majorEastAsia"/>
        </w:rPr>
        <w:t xml:space="preserve">On the </w:t>
      </w:r>
      <w:r w:rsidRPr="003629E0">
        <w:rPr>
          <w:rFonts w:eastAsiaTheme="majorEastAsia"/>
          <w:i/>
          <w:iCs/>
        </w:rPr>
        <w:t>Create new Policy</w:t>
      </w:r>
      <w:r w:rsidRPr="003629E0">
        <w:rPr>
          <w:rFonts w:eastAsiaTheme="majorEastAsia"/>
        </w:rPr>
        <w:t xml:space="preserve"> panel</w:t>
      </w:r>
    </w:p>
    <w:p w14:paraId="6AEE7EB4" w14:textId="77777777" w:rsidR="002D014B" w:rsidRPr="003629E0" w:rsidRDefault="002D014B" w:rsidP="002D014B">
      <w:pPr>
        <w:pStyle w:val="ListParagraph"/>
        <w:numPr>
          <w:ilvl w:val="1"/>
          <w:numId w:val="25"/>
        </w:numPr>
        <w:rPr>
          <w:rFonts w:eastAsiaTheme="majorEastAsia"/>
        </w:rPr>
      </w:pPr>
      <w:r w:rsidRPr="003629E0">
        <w:rPr>
          <w:rFonts w:eastAsiaTheme="majorEastAsia"/>
        </w:rPr>
        <w:t xml:space="preserve">Enter </w:t>
      </w:r>
      <w:r w:rsidRPr="003629E0">
        <w:rPr>
          <w:rFonts w:eastAsiaTheme="majorEastAsia"/>
          <w:b/>
          <w:bCs/>
          <w:i/>
          <w:iCs/>
        </w:rPr>
        <w:t>Policy name</w:t>
      </w:r>
      <w:r w:rsidRPr="003629E0">
        <w:rPr>
          <w:rFonts w:eastAsiaTheme="majorEastAsia"/>
        </w:rPr>
        <w:t xml:space="preserve"> “Sensitive information must be protected”</w:t>
      </w:r>
    </w:p>
    <w:p w14:paraId="5A7FA152" w14:textId="797AAD0F" w:rsidR="002D014B" w:rsidRPr="00FF2523" w:rsidRDefault="00FF2523" w:rsidP="00FF2523">
      <w:pPr>
        <w:pStyle w:val="ListParagraph"/>
        <w:numPr>
          <w:ilvl w:val="1"/>
          <w:numId w:val="25"/>
        </w:numPr>
        <w:rPr>
          <w:rFonts w:eastAsiaTheme="majorEastAsia"/>
        </w:rPr>
      </w:pPr>
      <w:r>
        <w:t xml:space="preserve">Under </w:t>
      </w:r>
      <w:r w:rsidRPr="00FF2523">
        <w:rPr>
          <w:i/>
          <w:iCs/>
        </w:rPr>
        <w:t>Primary category</w:t>
      </w:r>
      <w:r>
        <w:t xml:space="preserve">, click on </w:t>
      </w:r>
      <w:r w:rsidRPr="00FF2523">
        <w:rPr>
          <w:b/>
          <w:bCs/>
          <w:i/>
          <w:iCs/>
        </w:rPr>
        <w:t>Change</w:t>
      </w:r>
      <w:r>
        <w:t xml:space="preserve"> and select </w:t>
      </w:r>
      <w:r w:rsidR="002D014B" w:rsidRPr="00FF2523">
        <w:rPr>
          <w:rFonts w:eastAsiaTheme="majorEastAsia"/>
        </w:rPr>
        <w:t>the newly created category “</w:t>
      </w:r>
      <w:r w:rsidR="009859A9" w:rsidRPr="003629E0">
        <w:t>&lt;your id&gt;s</w:t>
      </w:r>
      <w:r w:rsidR="009859A9" w:rsidRPr="00FF2523">
        <w:rPr>
          <w:rFonts w:eastAsiaTheme="majorEastAsia"/>
        </w:rPr>
        <w:t xml:space="preserve"> d</w:t>
      </w:r>
      <w:r w:rsidR="002D014B" w:rsidRPr="00FF2523">
        <w:rPr>
          <w:rFonts w:eastAsiaTheme="majorEastAsia"/>
        </w:rPr>
        <w:t>ata protection”</w:t>
      </w:r>
      <w:r>
        <w:rPr>
          <w:rFonts w:eastAsiaTheme="majorEastAsia"/>
        </w:rPr>
        <w:t xml:space="preserve"> and click </w:t>
      </w:r>
      <w:r w:rsidRPr="00FF2523">
        <w:rPr>
          <w:rFonts w:eastAsiaTheme="majorEastAsia"/>
          <w:b/>
          <w:bCs/>
          <w:i/>
          <w:iCs/>
        </w:rPr>
        <w:t>Add</w:t>
      </w:r>
      <w:r>
        <w:rPr>
          <w:rFonts w:eastAsiaTheme="majorEastAsia"/>
        </w:rPr>
        <w:t>.</w:t>
      </w:r>
    </w:p>
    <w:p w14:paraId="6D5CB036" w14:textId="4E8F3E98" w:rsidR="002D014B" w:rsidRPr="003629E0" w:rsidRDefault="002D014B" w:rsidP="002D014B">
      <w:pPr>
        <w:pStyle w:val="ListParagraph"/>
        <w:numPr>
          <w:ilvl w:val="1"/>
          <w:numId w:val="25"/>
        </w:numPr>
        <w:rPr>
          <w:rFonts w:eastAsiaTheme="majorEastAsia"/>
        </w:rPr>
      </w:pPr>
      <w:r w:rsidRPr="003629E0">
        <w:rPr>
          <w:rFonts w:eastAsiaTheme="majorEastAsia"/>
        </w:rPr>
        <w:t xml:space="preserve">Click </w:t>
      </w:r>
      <w:r w:rsidR="00FF2523">
        <w:rPr>
          <w:rFonts w:eastAsiaTheme="majorEastAsia"/>
          <w:b/>
          <w:bCs/>
          <w:i/>
          <w:iCs/>
        </w:rPr>
        <w:t>Save as draft</w:t>
      </w:r>
      <w:r w:rsidRPr="003629E0">
        <w:rPr>
          <w:rFonts w:eastAsiaTheme="majorEastAsia"/>
        </w:rPr>
        <w:t>.</w:t>
      </w:r>
    </w:p>
    <w:p w14:paraId="17E0F743" w14:textId="090711AE" w:rsidR="002D014B" w:rsidRPr="003629E0" w:rsidRDefault="002D014B" w:rsidP="002D014B">
      <w:pPr>
        <w:pStyle w:val="ListParagraph"/>
        <w:numPr>
          <w:ilvl w:val="0"/>
          <w:numId w:val="25"/>
        </w:numPr>
        <w:rPr>
          <w:rFonts w:eastAsiaTheme="majorEastAsia"/>
        </w:rPr>
      </w:pPr>
      <w:bookmarkStart w:id="24" w:name="_Ref44938570"/>
      <w:r w:rsidRPr="003629E0">
        <w:rPr>
          <w:rFonts w:eastAsiaTheme="majorEastAsia"/>
        </w:rPr>
        <w:t xml:space="preserve">A draft of the new policy will be created which will need to be published in order for the changes to take effect. </w:t>
      </w:r>
      <w:r w:rsidR="00947F52" w:rsidRPr="003629E0">
        <w:rPr>
          <w:rFonts w:eastAsiaTheme="majorEastAsia"/>
        </w:rPr>
        <w:t>T</w:t>
      </w:r>
      <w:r w:rsidRPr="003629E0">
        <w:rPr>
          <w:rFonts w:eastAsiaTheme="majorEastAsia"/>
        </w:rPr>
        <w:t>he following options will be displayed</w:t>
      </w:r>
      <w:r w:rsidR="00947F52" w:rsidRPr="003629E0">
        <w:rPr>
          <w:rFonts w:eastAsiaTheme="majorEastAsia"/>
        </w:rPr>
        <w:t>:</w:t>
      </w:r>
      <w:r w:rsidRPr="003629E0">
        <w:rPr>
          <w:rFonts w:eastAsiaTheme="majorEastAsia"/>
        </w:rPr>
        <w:t xml:space="preserve"> </w:t>
      </w:r>
      <w:r w:rsidR="00411B9A" w:rsidRPr="003629E0">
        <w:t xml:space="preserve">(Note: If a governance workflow has been setup on your CPD cluster you might need to </w:t>
      </w:r>
      <w:r w:rsidR="00411B9A" w:rsidRPr="003629E0">
        <w:rPr>
          <w:i/>
          <w:iCs/>
        </w:rPr>
        <w:t>review</w:t>
      </w:r>
      <w:r w:rsidR="00411B9A" w:rsidRPr="003629E0">
        <w:t xml:space="preserve"> and </w:t>
      </w:r>
      <w:r w:rsidR="00411B9A" w:rsidRPr="003629E0">
        <w:rPr>
          <w:i/>
          <w:iCs/>
        </w:rPr>
        <w:t>approve</w:t>
      </w:r>
      <w:r w:rsidR="00411B9A" w:rsidRPr="003629E0">
        <w:t xml:space="preserve"> </w:t>
      </w:r>
      <w:r w:rsidR="00DA215B" w:rsidRPr="003629E0">
        <w:t xml:space="preserve">the task like in section </w:t>
      </w:r>
      <w:r w:rsidR="00DA215B" w:rsidRPr="003629E0">
        <w:fldChar w:fldCharType="begin"/>
      </w:r>
      <w:r w:rsidR="00DA215B" w:rsidRPr="003629E0">
        <w:instrText xml:space="preserve"> REF _Ref45094172 \r \h </w:instrText>
      </w:r>
      <w:r w:rsidR="00DA215B" w:rsidRPr="003629E0">
        <w:fldChar w:fldCharType="separate"/>
      </w:r>
      <w:r w:rsidR="00044E9A">
        <w:t>3.1.2</w:t>
      </w:r>
      <w:r w:rsidR="00DA215B" w:rsidRPr="003629E0">
        <w:fldChar w:fldCharType="end"/>
      </w:r>
      <w:r w:rsidR="00411B9A" w:rsidRPr="003629E0">
        <w:t>)</w:t>
      </w:r>
      <w:r w:rsidR="0039274D">
        <w:br/>
      </w:r>
      <w:r w:rsidR="0039274D" w:rsidRPr="0039274D">
        <w:rPr>
          <w:rFonts w:eastAsiaTheme="majorEastAsia"/>
          <w:noProof/>
        </w:rPr>
        <w:drawing>
          <wp:inline distT="0" distB="0" distL="0" distR="0" wp14:anchorId="7B277D76" wp14:editId="350518D2">
            <wp:extent cx="4051300" cy="3937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1300" cy="393700"/>
                    </a:xfrm>
                    <a:prstGeom prst="rect">
                      <a:avLst/>
                    </a:prstGeom>
                  </pic:spPr>
                </pic:pic>
              </a:graphicData>
            </a:graphic>
          </wp:inline>
        </w:drawing>
      </w:r>
      <w:bookmarkEnd w:id="24"/>
    </w:p>
    <w:p w14:paraId="2C7A91B1" w14:textId="77777777" w:rsidR="002D014B" w:rsidRPr="003629E0" w:rsidRDefault="002D014B" w:rsidP="00C7751A">
      <w:pPr>
        <w:pStyle w:val="ListParagraph"/>
        <w:numPr>
          <w:ilvl w:val="0"/>
          <w:numId w:val="25"/>
        </w:numPr>
        <w:rPr>
          <w:rFonts w:eastAsiaTheme="majorEastAsia"/>
        </w:rPr>
      </w:pPr>
      <w:bookmarkStart w:id="25" w:name="_Ref44938629"/>
      <w:r w:rsidRPr="003629E0">
        <w:rPr>
          <w:rFonts w:eastAsiaTheme="majorEastAsia"/>
        </w:rPr>
        <w:t xml:space="preserve">Click </w:t>
      </w:r>
      <w:r w:rsidRPr="003629E0">
        <w:rPr>
          <w:rFonts w:eastAsiaTheme="majorEastAsia"/>
          <w:b/>
          <w:bCs/>
          <w:i/>
          <w:iCs/>
        </w:rPr>
        <w:t>Publish</w:t>
      </w:r>
      <w:r w:rsidR="00C7751A" w:rsidRPr="003629E0">
        <w:rPr>
          <w:rFonts w:eastAsiaTheme="majorEastAsia"/>
        </w:rPr>
        <w:t xml:space="preserve">, leave the comment field empty and confirm with </w:t>
      </w:r>
      <w:r w:rsidR="00C7751A" w:rsidRPr="003629E0">
        <w:rPr>
          <w:rFonts w:eastAsiaTheme="majorEastAsia"/>
          <w:b/>
          <w:bCs/>
          <w:i/>
          <w:iCs/>
        </w:rPr>
        <w:t>Publish</w:t>
      </w:r>
      <w:r w:rsidR="00C7751A" w:rsidRPr="003629E0">
        <w:rPr>
          <w:rFonts w:eastAsiaTheme="majorEastAsia"/>
        </w:rPr>
        <w:t>.</w:t>
      </w:r>
      <w:bookmarkEnd w:id="25"/>
      <w:r w:rsidRPr="003629E0">
        <w:rPr>
          <w:rFonts w:eastAsiaTheme="majorEastAsia"/>
        </w:rPr>
        <w:t xml:space="preserve"> </w:t>
      </w:r>
    </w:p>
    <w:p w14:paraId="753410A9" w14:textId="0C942BCE" w:rsidR="00362DA6" w:rsidRPr="003629E0" w:rsidRDefault="00C71EFB" w:rsidP="002D014B">
      <w:pPr>
        <w:pStyle w:val="ListParagraph"/>
        <w:numPr>
          <w:ilvl w:val="0"/>
          <w:numId w:val="25"/>
        </w:numPr>
        <w:rPr>
          <w:rFonts w:eastAsiaTheme="majorEastAsia"/>
        </w:rPr>
      </w:pPr>
      <w:r w:rsidRPr="003629E0">
        <w:rPr>
          <w:rFonts w:eastAsiaTheme="majorEastAsia"/>
        </w:rPr>
        <w:t xml:space="preserve">Follow steps </w:t>
      </w:r>
      <w:r w:rsidR="004D2EB7" w:rsidRPr="003629E0">
        <w:rPr>
          <w:rFonts w:eastAsiaTheme="majorEastAsia"/>
        </w:rPr>
        <w:fldChar w:fldCharType="begin"/>
      </w:r>
      <w:r w:rsidR="004D2EB7" w:rsidRPr="003629E0">
        <w:rPr>
          <w:rFonts w:eastAsiaTheme="majorEastAsia"/>
        </w:rPr>
        <w:instrText xml:space="preserve"> REF _Ref44938562 \r \h </w:instrText>
      </w:r>
      <w:r w:rsidR="004D2EB7" w:rsidRPr="003629E0">
        <w:rPr>
          <w:rFonts w:eastAsiaTheme="majorEastAsia"/>
        </w:rPr>
      </w:r>
      <w:r w:rsidR="004D2EB7" w:rsidRPr="003629E0">
        <w:rPr>
          <w:rFonts w:eastAsiaTheme="majorEastAsia"/>
        </w:rPr>
        <w:fldChar w:fldCharType="separate"/>
      </w:r>
      <w:r w:rsidR="00044E9A">
        <w:rPr>
          <w:rFonts w:eastAsiaTheme="majorEastAsia"/>
        </w:rPr>
        <w:t>1</w:t>
      </w:r>
      <w:r w:rsidR="004D2EB7" w:rsidRPr="003629E0">
        <w:rPr>
          <w:rFonts w:eastAsiaTheme="majorEastAsia"/>
        </w:rPr>
        <w:fldChar w:fldCharType="end"/>
      </w:r>
      <w:r w:rsidR="004D2EB7" w:rsidRPr="003629E0">
        <w:rPr>
          <w:rFonts w:eastAsiaTheme="majorEastAsia"/>
        </w:rPr>
        <w:t>-</w:t>
      </w:r>
      <w:r w:rsidR="004D2EB7" w:rsidRPr="003629E0">
        <w:rPr>
          <w:rFonts w:eastAsiaTheme="majorEastAsia"/>
        </w:rPr>
        <w:fldChar w:fldCharType="begin"/>
      </w:r>
      <w:r w:rsidR="004D2EB7" w:rsidRPr="003629E0">
        <w:rPr>
          <w:rFonts w:eastAsiaTheme="majorEastAsia"/>
        </w:rPr>
        <w:instrText xml:space="preserve"> REF _Ref44938570 \r \h </w:instrText>
      </w:r>
      <w:r w:rsidR="004D2EB7" w:rsidRPr="003629E0">
        <w:rPr>
          <w:rFonts w:eastAsiaTheme="majorEastAsia"/>
        </w:rPr>
      </w:r>
      <w:r w:rsidR="004D2EB7" w:rsidRPr="003629E0">
        <w:rPr>
          <w:rFonts w:eastAsiaTheme="majorEastAsia"/>
        </w:rPr>
        <w:fldChar w:fldCharType="separate"/>
      </w:r>
      <w:r w:rsidR="00044E9A">
        <w:rPr>
          <w:rFonts w:eastAsiaTheme="majorEastAsia"/>
        </w:rPr>
        <w:t>4</w:t>
      </w:r>
      <w:r w:rsidR="004D2EB7" w:rsidRPr="003629E0">
        <w:rPr>
          <w:rFonts w:eastAsiaTheme="majorEastAsia"/>
        </w:rPr>
        <w:fldChar w:fldCharType="end"/>
      </w:r>
      <w:r w:rsidRPr="003629E0">
        <w:rPr>
          <w:rFonts w:eastAsiaTheme="majorEastAsia"/>
        </w:rPr>
        <w:t xml:space="preserve"> again in order to create additional policies</w:t>
      </w:r>
      <w:r w:rsidR="00351EEE" w:rsidRPr="003629E0">
        <w:rPr>
          <w:rFonts w:eastAsiaTheme="majorEastAsia"/>
        </w:rPr>
        <w:t xml:space="preserve"> to be used as </w:t>
      </w:r>
      <w:proofErr w:type="spellStart"/>
      <w:r w:rsidR="00351EEE" w:rsidRPr="003629E0">
        <w:rPr>
          <w:rFonts w:eastAsiaTheme="majorEastAsia"/>
        </w:rPr>
        <w:t>subpolicies</w:t>
      </w:r>
      <w:proofErr w:type="spellEnd"/>
      <w:r w:rsidRPr="003629E0">
        <w:rPr>
          <w:rFonts w:eastAsiaTheme="majorEastAsia"/>
        </w:rPr>
        <w:t>:</w:t>
      </w:r>
    </w:p>
    <w:p w14:paraId="697009AB" w14:textId="77777777" w:rsidR="00C71EFB" w:rsidRPr="003629E0" w:rsidRDefault="00C71EFB" w:rsidP="00C71EFB">
      <w:pPr>
        <w:pStyle w:val="ListParagraph"/>
        <w:numPr>
          <w:ilvl w:val="1"/>
          <w:numId w:val="25"/>
        </w:numPr>
        <w:rPr>
          <w:rFonts w:eastAsiaTheme="majorEastAsia"/>
        </w:rPr>
      </w:pPr>
      <w:r w:rsidRPr="003629E0">
        <w:rPr>
          <w:rFonts w:eastAsiaTheme="majorEastAsia"/>
          <w:b/>
          <w:bCs/>
          <w:i/>
          <w:iCs/>
        </w:rPr>
        <w:t>Policy name</w:t>
      </w:r>
      <w:r w:rsidRPr="003629E0">
        <w:rPr>
          <w:rFonts w:eastAsiaTheme="majorEastAsia"/>
          <w:i/>
          <w:iCs/>
        </w:rPr>
        <w:t>: “</w:t>
      </w:r>
      <w:r w:rsidRPr="003629E0">
        <w:rPr>
          <w:rFonts w:eastAsiaTheme="majorEastAsia"/>
        </w:rPr>
        <w:t>Protect confidential information”</w:t>
      </w:r>
    </w:p>
    <w:p w14:paraId="0A2FE314" w14:textId="77777777" w:rsidR="00C71EFB" w:rsidRPr="003629E0" w:rsidRDefault="00C71EFB" w:rsidP="00C71EFB">
      <w:pPr>
        <w:pStyle w:val="ListParagraph"/>
        <w:numPr>
          <w:ilvl w:val="1"/>
          <w:numId w:val="25"/>
        </w:numPr>
        <w:rPr>
          <w:rFonts w:eastAsiaTheme="majorEastAsia"/>
        </w:rPr>
      </w:pPr>
      <w:r w:rsidRPr="003629E0">
        <w:rPr>
          <w:rFonts w:eastAsiaTheme="majorEastAsia"/>
          <w:b/>
          <w:bCs/>
          <w:i/>
          <w:iCs/>
        </w:rPr>
        <w:t>Policy name</w:t>
      </w:r>
      <w:r w:rsidRPr="003629E0">
        <w:rPr>
          <w:rFonts w:eastAsiaTheme="majorEastAsia"/>
          <w:i/>
          <w:iCs/>
        </w:rPr>
        <w:t>:</w:t>
      </w:r>
      <w:r w:rsidRPr="003629E0">
        <w:rPr>
          <w:rFonts w:eastAsiaTheme="majorEastAsia"/>
        </w:rPr>
        <w:t xml:space="preserve"> “Protect personal identifiable information (PII)”</w:t>
      </w:r>
    </w:p>
    <w:p w14:paraId="6A2736B4" w14:textId="77777777" w:rsidR="00C71EFB" w:rsidRPr="003629E0" w:rsidRDefault="00C71EFB" w:rsidP="00C71EFB">
      <w:pPr>
        <w:pStyle w:val="ListParagraph"/>
        <w:numPr>
          <w:ilvl w:val="1"/>
          <w:numId w:val="25"/>
        </w:numPr>
        <w:rPr>
          <w:rFonts w:eastAsiaTheme="majorEastAsia"/>
        </w:rPr>
      </w:pPr>
      <w:r w:rsidRPr="003629E0">
        <w:rPr>
          <w:rFonts w:eastAsiaTheme="majorEastAsia"/>
          <w:b/>
          <w:bCs/>
          <w:i/>
          <w:iCs/>
        </w:rPr>
        <w:t>Policy name</w:t>
      </w:r>
      <w:r w:rsidRPr="003629E0">
        <w:rPr>
          <w:rFonts w:eastAsiaTheme="majorEastAsia"/>
          <w:i/>
          <w:iCs/>
        </w:rPr>
        <w:t>:</w:t>
      </w:r>
      <w:r w:rsidRPr="003629E0">
        <w:rPr>
          <w:rFonts w:eastAsiaTheme="majorEastAsia"/>
        </w:rPr>
        <w:t xml:space="preserve"> “Protect sensitive personal information (SPI)”</w:t>
      </w:r>
    </w:p>
    <w:p w14:paraId="7D6A7952" w14:textId="286A700C" w:rsidR="00D26EC6" w:rsidRPr="003629E0" w:rsidRDefault="00D26EC6" w:rsidP="00D26EC6">
      <w:pPr>
        <w:pStyle w:val="ListParagraph"/>
        <w:numPr>
          <w:ilvl w:val="0"/>
          <w:numId w:val="25"/>
        </w:numPr>
        <w:rPr>
          <w:rFonts w:eastAsiaTheme="majorEastAsia"/>
        </w:rPr>
      </w:pPr>
      <w:r w:rsidRPr="003629E0">
        <w:t xml:space="preserve">In the main menu, navigate to </w:t>
      </w:r>
      <w:r w:rsidR="00993DC7">
        <w:rPr>
          <w:b/>
          <w:bCs/>
          <w:i/>
          <w:iCs/>
        </w:rPr>
        <w:t>Governance</w:t>
      </w:r>
      <w:r w:rsidRPr="003629E0">
        <w:rPr>
          <w:b/>
          <w:bCs/>
          <w:i/>
          <w:iCs/>
        </w:rPr>
        <w:t xml:space="preserve"> -&gt; Policies</w:t>
      </w:r>
      <w:r w:rsidRPr="003629E0">
        <w:t>.</w:t>
      </w:r>
    </w:p>
    <w:p w14:paraId="78BD2823" w14:textId="40581C1A" w:rsidR="00C71EFB" w:rsidRPr="003629E0" w:rsidRDefault="00A03779" w:rsidP="00C71EFB">
      <w:pPr>
        <w:pStyle w:val="ListParagraph"/>
        <w:numPr>
          <w:ilvl w:val="0"/>
          <w:numId w:val="25"/>
        </w:numPr>
        <w:rPr>
          <w:rFonts w:eastAsiaTheme="majorEastAsia"/>
        </w:rPr>
      </w:pPr>
      <w:r w:rsidRPr="003629E0">
        <w:rPr>
          <w:rFonts w:eastAsiaTheme="majorEastAsia"/>
        </w:rPr>
        <w:t xml:space="preserve">Open policy </w:t>
      </w:r>
      <w:r w:rsidRPr="003629E0">
        <w:rPr>
          <w:rFonts w:eastAsiaTheme="majorEastAsia"/>
          <w:i/>
          <w:iCs/>
        </w:rPr>
        <w:t>“</w:t>
      </w:r>
      <w:r w:rsidR="0039274D" w:rsidRPr="0039274D">
        <w:rPr>
          <w:rFonts w:eastAsiaTheme="majorEastAsia"/>
          <w:i/>
          <w:iCs/>
        </w:rPr>
        <w:t>Sensitive information must be protected</w:t>
      </w:r>
      <w:r w:rsidRPr="003629E0">
        <w:rPr>
          <w:rFonts w:eastAsiaTheme="majorEastAsia"/>
          <w:i/>
          <w:iCs/>
        </w:rPr>
        <w:t>”.</w:t>
      </w:r>
    </w:p>
    <w:p w14:paraId="0BB9AF8B" w14:textId="77777777" w:rsidR="00A03779" w:rsidRPr="003629E0" w:rsidRDefault="00A03779" w:rsidP="00C71EFB">
      <w:pPr>
        <w:pStyle w:val="ListParagraph"/>
        <w:numPr>
          <w:ilvl w:val="0"/>
          <w:numId w:val="25"/>
        </w:numPr>
        <w:rPr>
          <w:rFonts w:eastAsiaTheme="majorEastAsia"/>
        </w:rPr>
      </w:pPr>
      <w:r w:rsidRPr="003629E0">
        <w:rPr>
          <w:rFonts w:eastAsiaTheme="majorEastAsia"/>
        </w:rPr>
        <w:t xml:space="preserve">In the </w:t>
      </w:r>
      <w:proofErr w:type="spellStart"/>
      <w:r w:rsidRPr="003629E0">
        <w:rPr>
          <w:rFonts w:eastAsiaTheme="majorEastAsia"/>
          <w:i/>
          <w:iCs/>
        </w:rPr>
        <w:t>Subpolicies</w:t>
      </w:r>
      <w:proofErr w:type="spellEnd"/>
      <w:r w:rsidRPr="003629E0">
        <w:rPr>
          <w:rFonts w:eastAsiaTheme="majorEastAsia"/>
        </w:rPr>
        <w:t xml:space="preserve"> section, click </w:t>
      </w:r>
      <w:r w:rsidRPr="003629E0">
        <w:rPr>
          <w:rFonts w:eastAsiaTheme="majorEastAsia"/>
          <w:b/>
          <w:bCs/>
          <w:i/>
          <w:iCs/>
        </w:rPr>
        <w:t xml:space="preserve">Add </w:t>
      </w:r>
      <w:proofErr w:type="spellStart"/>
      <w:r w:rsidRPr="003629E0">
        <w:rPr>
          <w:rFonts w:eastAsiaTheme="majorEastAsia"/>
          <w:b/>
          <w:bCs/>
          <w:i/>
          <w:iCs/>
        </w:rPr>
        <w:t>subpolicies</w:t>
      </w:r>
      <w:proofErr w:type="spellEnd"/>
      <w:r w:rsidRPr="003629E0">
        <w:rPr>
          <w:rFonts w:eastAsiaTheme="majorEastAsia"/>
        </w:rPr>
        <w:t xml:space="preserve">, select the three newly created policies and click </w:t>
      </w:r>
      <w:r w:rsidRPr="003629E0">
        <w:rPr>
          <w:rFonts w:eastAsiaTheme="majorEastAsia"/>
          <w:b/>
          <w:bCs/>
          <w:i/>
          <w:iCs/>
        </w:rPr>
        <w:t>Add</w:t>
      </w:r>
      <w:r w:rsidRPr="003629E0">
        <w:rPr>
          <w:rFonts w:eastAsiaTheme="majorEastAsia"/>
        </w:rPr>
        <w:t>.</w:t>
      </w:r>
    </w:p>
    <w:p w14:paraId="6D901F77" w14:textId="5A2A7F28" w:rsidR="002D014B" w:rsidRPr="003629E0" w:rsidRDefault="00A03779" w:rsidP="00A66667">
      <w:pPr>
        <w:pStyle w:val="ListParagraph"/>
        <w:numPr>
          <w:ilvl w:val="0"/>
          <w:numId w:val="25"/>
        </w:numPr>
        <w:rPr>
          <w:rFonts w:eastAsiaTheme="majorEastAsia"/>
        </w:rPr>
      </w:pPr>
      <w:r w:rsidRPr="003629E0">
        <w:rPr>
          <w:rFonts w:eastAsiaTheme="majorEastAsia"/>
          <w:b/>
          <w:bCs/>
          <w:i/>
          <w:iCs/>
        </w:rPr>
        <w:lastRenderedPageBreak/>
        <w:t>Publish</w:t>
      </w:r>
      <w:r w:rsidRPr="003629E0">
        <w:rPr>
          <w:rFonts w:eastAsiaTheme="majorEastAsia"/>
        </w:rPr>
        <w:t xml:space="preserve"> the modified policy according to steps </w:t>
      </w:r>
      <w:r w:rsidR="00CD192C" w:rsidRPr="003629E0">
        <w:rPr>
          <w:rFonts w:eastAsiaTheme="majorEastAsia"/>
        </w:rPr>
        <w:fldChar w:fldCharType="begin"/>
      </w:r>
      <w:r w:rsidR="00CD192C" w:rsidRPr="003629E0">
        <w:rPr>
          <w:rFonts w:eastAsiaTheme="majorEastAsia"/>
        </w:rPr>
        <w:instrText xml:space="preserve"> REF _Ref44938570 \r \h </w:instrText>
      </w:r>
      <w:r w:rsidR="00CD192C" w:rsidRPr="003629E0">
        <w:rPr>
          <w:rFonts w:eastAsiaTheme="majorEastAsia"/>
        </w:rPr>
      </w:r>
      <w:r w:rsidR="00CD192C" w:rsidRPr="003629E0">
        <w:rPr>
          <w:rFonts w:eastAsiaTheme="majorEastAsia"/>
        </w:rPr>
        <w:fldChar w:fldCharType="separate"/>
      </w:r>
      <w:r w:rsidR="00044E9A">
        <w:rPr>
          <w:rFonts w:eastAsiaTheme="majorEastAsia"/>
        </w:rPr>
        <w:t>4</w:t>
      </w:r>
      <w:r w:rsidR="00CD192C" w:rsidRPr="003629E0">
        <w:rPr>
          <w:rFonts w:eastAsiaTheme="majorEastAsia"/>
        </w:rPr>
        <w:fldChar w:fldCharType="end"/>
      </w:r>
      <w:r w:rsidR="00CD192C" w:rsidRPr="003629E0">
        <w:rPr>
          <w:rFonts w:eastAsiaTheme="majorEastAsia"/>
        </w:rPr>
        <w:t xml:space="preserve"> and </w:t>
      </w:r>
      <w:r w:rsidR="00CD192C" w:rsidRPr="003629E0">
        <w:rPr>
          <w:rFonts w:eastAsiaTheme="majorEastAsia"/>
        </w:rPr>
        <w:fldChar w:fldCharType="begin"/>
      </w:r>
      <w:r w:rsidR="00CD192C" w:rsidRPr="003629E0">
        <w:rPr>
          <w:rFonts w:eastAsiaTheme="majorEastAsia"/>
        </w:rPr>
        <w:instrText xml:space="preserve"> REF _Ref44938629 \r \h </w:instrText>
      </w:r>
      <w:r w:rsidR="00CD192C" w:rsidRPr="003629E0">
        <w:rPr>
          <w:rFonts w:eastAsiaTheme="majorEastAsia"/>
        </w:rPr>
      </w:r>
      <w:r w:rsidR="00CD192C" w:rsidRPr="003629E0">
        <w:rPr>
          <w:rFonts w:eastAsiaTheme="majorEastAsia"/>
        </w:rPr>
        <w:fldChar w:fldCharType="separate"/>
      </w:r>
      <w:r w:rsidR="00044E9A">
        <w:rPr>
          <w:rFonts w:eastAsiaTheme="majorEastAsia"/>
        </w:rPr>
        <w:t>5</w:t>
      </w:r>
      <w:r w:rsidR="00CD192C" w:rsidRPr="003629E0">
        <w:rPr>
          <w:rFonts w:eastAsiaTheme="majorEastAsia"/>
        </w:rPr>
        <w:fldChar w:fldCharType="end"/>
      </w:r>
      <w:r w:rsidRPr="003629E0">
        <w:rPr>
          <w:rFonts w:eastAsiaTheme="majorEastAsia"/>
        </w:rPr>
        <w:t xml:space="preserve"> above.</w:t>
      </w:r>
      <w:r w:rsidR="009348D0" w:rsidRPr="003629E0">
        <w:rPr>
          <w:rFonts w:eastAsiaTheme="majorEastAsia"/>
        </w:rPr>
        <w:t xml:space="preserve"> The policy should have the following </w:t>
      </w:r>
      <w:proofErr w:type="spellStart"/>
      <w:r w:rsidR="009348D0" w:rsidRPr="003629E0">
        <w:rPr>
          <w:rFonts w:eastAsiaTheme="majorEastAsia"/>
        </w:rPr>
        <w:t>subpolicies</w:t>
      </w:r>
      <w:proofErr w:type="spellEnd"/>
      <w:r w:rsidR="009348D0" w:rsidRPr="003629E0">
        <w:rPr>
          <w:rFonts w:eastAsiaTheme="majorEastAsia"/>
        </w:rPr>
        <w:t xml:space="preserve"> now:</w:t>
      </w:r>
      <w:r w:rsidR="009348D0" w:rsidRPr="003629E0">
        <w:rPr>
          <w:rFonts w:eastAsiaTheme="majorEastAsia"/>
        </w:rPr>
        <w:br/>
      </w:r>
      <w:r w:rsidR="009348D0" w:rsidRPr="003629E0">
        <w:rPr>
          <w:rFonts w:eastAsiaTheme="majorEastAsia"/>
          <w:noProof/>
        </w:rPr>
        <w:drawing>
          <wp:inline distT="0" distB="0" distL="0" distR="0" wp14:anchorId="02F89093" wp14:editId="14CF19F1">
            <wp:extent cx="5231674" cy="1466445"/>
            <wp:effectExtent l="0" t="0" r="127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296" cy="1527165"/>
                    </a:xfrm>
                    <a:prstGeom prst="rect">
                      <a:avLst/>
                    </a:prstGeom>
                  </pic:spPr>
                </pic:pic>
              </a:graphicData>
            </a:graphic>
          </wp:inline>
        </w:drawing>
      </w:r>
    </w:p>
    <w:p w14:paraId="4D140C5E" w14:textId="77777777" w:rsidR="00F45EC4" w:rsidRPr="003629E0" w:rsidRDefault="00F45EC4" w:rsidP="00D23E62">
      <w:pPr>
        <w:pStyle w:val="Heading3"/>
      </w:pPr>
      <w:bookmarkStart w:id="26" w:name="_Toc123300981"/>
      <w:r w:rsidRPr="003629E0">
        <w:t>Creating governance rules</w:t>
      </w:r>
      <w:bookmarkEnd w:id="26"/>
    </w:p>
    <w:p w14:paraId="152B60F8" w14:textId="77777777" w:rsidR="00A66667" w:rsidRPr="003629E0" w:rsidRDefault="00A66667" w:rsidP="00A66667">
      <w:pPr>
        <w:rPr>
          <w:lang w:val="en-US"/>
        </w:rPr>
      </w:pPr>
      <w:r w:rsidRPr="003629E0">
        <w:rPr>
          <w:lang w:val="en-US"/>
        </w:rPr>
        <w:t>Governance rules provide the business description of the required behavior or actions to be taken to implement a given governance policy. These are business descriptive rules and can’t be enforced, unlike other rules that you can define in Watson Knowledge Catalog such as data protection rules, data rules, data quality rules or automation rules</w:t>
      </w:r>
      <w:r w:rsidR="00720CE1" w:rsidRPr="003629E0">
        <w:rPr>
          <w:lang w:val="en-US"/>
        </w:rPr>
        <w:t>.</w:t>
      </w:r>
    </w:p>
    <w:p w14:paraId="3C33D65F" w14:textId="77777777" w:rsidR="00720CE1" w:rsidRPr="003629E0" w:rsidRDefault="00720CE1" w:rsidP="00A66667">
      <w:pPr>
        <w:rPr>
          <w:lang w:val="en-US"/>
        </w:rPr>
      </w:pPr>
      <w:r w:rsidRPr="003629E0">
        <w:rPr>
          <w:lang w:val="en-US"/>
        </w:rPr>
        <w:t>Perform the following steps to create a governance rule:</w:t>
      </w:r>
    </w:p>
    <w:p w14:paraId="2BB3D0E8" w14:textId="7B77FDC4" w:rsidR="00F45EC4" w:rsidRPr="003629E0" w:rsidRDefault="00F45EC4" w:rsidP="00A66667">
      <w:pPr>
        <w:pStyle w:val="ListParagraph"/>
        <w:numPr>
          <w:ilvl w:val="0"/>
          <w:numId w:val="26"/>
        </w:numPr>
        <w:rPr>
          <w:rFonts w:eastAsiaTheme="majorEastAsia"/>
        </w:rPr>
      </w:pPr>
      <w:r w:rsidRPr="003629E0">
        <w:t xml:space="preserve">In the main menu, navigate to </w:t>
      </w:r>
      <w:r w:rsidR="00993DC7">
        <w:rPr>
          <w:b/>
          <w:bCs/>
          <w:i/>
          <w:iCs/>
        </w:rPr>
        <w:t>Governance</w:t>
      </w:r>
      <w:r w:rsidRPr="003629E0">
        <w:rPr>
          <w:b/>
          <w:bCs/>
          <w:i/>
          <w:iCs/>
        </w:rPr>
        <w:t xml:space="preserve"> -&gt; Rules</w:t>
      </w:r>
      <w:r w:rsidRPr="003629E0">
        <w:t>.</w:t>
      </w:r>
    </w:p>
    <w:p w14:paraId="2C621851" w14:textId="77777777" w:rsidR="00F45EC4" w:rsidRPr="003629E0" w:rsidRDefault="00F45EC4" w:rsidP="00A66667">
      <w:pPr>
        <w:pStyle w:val="ListParagraph"/>
        <w:numPr>
          <w:ilvl w:val="0"/>
          <w:numId w:val="26"/>
        </w:numPr>
        <w:rPr>
          <w:rFonts w:eastAsiaTheme="majorEastAsia"/>
        </w:rPr>
      </w:pPr>
      <w:r w:rsidRPr="003629E0">
        <w:t xml:space="preserve">Click on </w:t>
      </w:r>
      <w:r w:rsidRPr="003629E0">
        <w:rPr>
          <w:b/>
          <w:bCs/>
          <w:i/>
          <w:iCs/>
        </w:rPr>
        <w:t>New rule</w:t>
      </w:r>
      <w:r w:rsidRPr="003629E0">
        <w:t xml:space="preserve"> on the right and select </w:t>
      </w:r>
      <w:r w:rsidRPr="003629E0">
        <w:rPr>
          <w:b/>
          <w:bCs/>
          <w:i/>
          <w:iCs/>
        </w:rPr>
        <w:t>Create new rule</w:t>
      </w:r>
      <w:r w:rsidRPr="003629E0">
        <w:t>.</w:t>
      </w:r>
    </w:p>
    <w:p w14:paraId="4A4BB291" w14:textId="77777777" w:rsidR="00F45EC4" w:rsidRPr="003629E0" w:rsidRDefault="00F45EC4" w:rsidP="00A66667">
      <w:pPr>
        <w:pStyle w:val="ListParagraph"/>
        <w:numPr>
          <w:ilvl w:val="0"/>
          <w:numId w:val="26"/>
        </w:numPr>
        <w:rPr>
          <w:rFonts w:eastAsiaTheme="majorEastAsia"/>
        </w:rPr>
      </w:pPr>
      <w:r w:rsidRPr="003629E0">
        <w:rPr>
          <w:rFonts w:eastAsiaTheme="majorEastAsia"/>
        </w:rPr>
        <w:t xml:space="preserve">Click on the </w:t>
      </w:r>
      <w:r w:rsidRPr="003629E0">
        <w:rPr>
          <w:rFonts w:eastAsiaTheme="majorEastAsia"/>
          <w:b/>
          <w:bCs/>
          <w:i/>
          <w:iCs/>
        </w:rPr>
        <w:t>Governance rule</w:t>
      </w:r>
      <w:r w:rsidRPr="003629E0">
        <w:rPr>
          <w:rFonts w:eastAsiaTheme="majorEastAsia"/>
        </w:rPr>
        <w:t xml:space="preserve"> icon.</w:t>
      </w:r>
    </w:p>
    <w:p w14:paraId="550E4808" w14:textId="77777777" w:rsidR="00F45EC4" w:rsidRPr="003629E0" w:rsidRDefault="00F45EC4" w:rsidP="00A66667">
      <w:pPr>
        <w:pStyle w:val="ListParagraph"/>
        <w:numPr>
          <w:ilvl w:val="0"/>
          <w:numId w:val="26"/>
        </w:numPr>
        <w:rPr>
          <w:rFonts w:eastAsiaTheme="majorEastAsia"/>
        </w:rPr>
      </w:pPr>
      <w:r w:rsidRPr="003629E0">
        <w:rPr>
          <w:rFonts w:eastAsiaTheme="majorEastAsia"/>
        </w:rPr>
        <w:t xml:space="preserve">On the </w:t>
      </w:r>
      <w:r w:rsidRPr="003629E0">
        <w:rPr>
          <w:rFonts w:eastAsiaTheme="majorEastAsia"/>
          <w:i/>
          <w:iCs/>
        </w:rPr>
        <w:t>Create new Governance rule</w:t>
      </w:r>
      <w:r w:rsidRPr="003629E0">
        <w:rPr>
          <w:rFonts w:eastAsiaTheme="majorEastAsia"/>
        </w:rPr>
        <w:t xml:space="preserve"> panel</w:t>
      </w:r>
    </w:p>
    <w:p w14:paraId="1FEE2F34" w14:textId="77777777" w:rsidR="00F45EC4" w:rsidRPr="003629E0" w:rsidRDefault="00F45EC4" w:rsidP="00A66667">
      <w:pPr>
        <w:pStyle w:val="ListParagraph"/>
        <w:numPr>
          <w:ilvl w:val="1"/>
          <w:numId w:val="26"/>
        </w:numPr>
        <w:rPr>
          <w:rFonts w:eastAsiaTheme="majorEastAsia"/>
        </w:rPr>
      </w:pPr>
      <w:r w:rsidRPr="003629E0">
        <w:rPr>
          <w:rFonts w:eastAsiaTheme="majorEastAsia"/>
        </w:rPr>
        <w:t xml:space="preserve">Enter </w:t>
      </w:r>
      <w:r w:rsidRPr="003629E0">
        <w:rPr>
          <w:rFonts w:eastAsiaTheme="majorEastAsia"/>
          <w:b/>
          <w:bCs/>
          <w:i/>
          <w:iCs/>
        </w:rPr>
        <w:t>Governance rule name</w:t>
      </w:r>
      <w:r w:rsidRPr="003629E0">
        <w:rPr>
          <w:rFonts w:eastAsiaTheme="majorEastAsia"/>
        </w:rPr>
        <w:t xml:space="preserve"> “</w:t>
      </w:r>
      <w:r w:rsidR="005226BC" w:rsidRPr="003629E0">
        <w:rPr>
          <w:rFonts w:eastAsiaTheme="majorEastAsia"/>
        </w:rPr>
        <w:t>Hide</w:t>
      </w:r>
      <w:r w:rsidR="00A66667" w:rsidRPr="003629E0">
        <w:rPr>
          <w:rFonts w:eastAsiaTheme="majorEastAsia"/>
        </w:rPr>
        <w:t xml:space="preserve"> personal identif</w:t>
      </w:r>
      <w:r w:rsidR="009A1B96" w:rsidRPr="003629E0">
        <w:rPr>
          <w:rFonts w:eastAsiaTheme="majorEastAsia"/>
        </w:rPr>
        <w:t>i</w:t>
      </w:r>
      <w:r w:rsidR="00A66667" w:rsidRPr="003629E0">
        <w:rPr>
          <w:rFonts w:eastAsiaTheme="majorEastAsia"/>
        </w:rPr>
        <w:t>able information</w:t>
      </w:r>
      <w:r w:rsidRPr="003629E0">
        <w:rPr>
          <w:rFonts w:eastAsiaTheme="majorEastAsia"/>
        </w:rPr>
        <w:t>”</w:t>
      </w:r>
    </w:p>
    <w:p w14:paraId="3A56777E" w14:textId="2232F617" w:rsidR="007015F6" w:rsidRPr="00FF2523" w:rsidRDefault="007015F6" w:rsidP="007015F6">
      <w:pPr>
        <w:pStyle w:val="ListParagraph"/>
        <w:numPr>
          <w:ilvl w:val="1"/>
          <w:numId w:val="26"/>
        </w:numPr>
        <w:rPr>
          <w:rFonts w:eastAsiaTheme="majorEastAsia"/>
        </w:rPr>
      </w:pPr>
      <w:r>
        <w:t xml:space="preserve">Under </w:t>
      </w:r>
      <w:r w:rsidRPr="00FF2523">
        <w:rPr>
          <w:i/>
          <w:iCs/>
        </w:rPr>
        <w:t>Primary category</w:t>
      </w:r>
      <w:r>
        <w:t xml:space="preserve">, click on </w:t>
      </w:r>
      <w:r w:rsidRPr="00FF2523">
        <w:rPr>
          <w:b/>
          <w:bCs/>
          <w:i/>
          <w:iCs/>
        </w:rPr>
        <w:t>Change</w:t>
      </w:r>
      <w:r>
        <w:t xml:space="preserve"> and select </w:t>
      </w:r>
      <w:r w:rsidRPr="00FF2523">
        <w:rPr>
          <w:rFonts w:eastAsiaTheme="majorEastAsia"/>
        </w:rPr>
        <w:t>category “</w:t>
      </w:r>
      <w:r w:rsidRPr="003629E0">
        <w:t>&lt;your id&gt;s</w:t>
      </w:r>
      <w:r w:rsidRPr="00FF2523">
        <w:rPr>
          <w:rFonts w:eastAsiaTheme="majorEastAsia"/>
        </w:rPr>
        <w:t xml:space="preserve"> data protection”</w:t>
      </w:r>
      <w:r>
        <w:rPr>
          <w:rFonts w:eastAsiaTheme="majorEastAsia"/>
        </w:rPr>
        <w:t xml:space="preserve"> and click </w:t>
      </w:r>
      <w:r w:rsidRPr="00FF2523">
        <w:rPr>
          <w:rFonts w:eastAsiaTheme="majorEastAsia"/>
          <w:b/>
          <w:bCs/>
          <w:i/>
          <w:iCs/>
        </w:rPr>
        <w:t>Add</w:t>
      </w:r>
      <w:r>
        <w:rPr>
          <w:rFonts w:eastAsiaTheme="majorEastAsia"/>
        </w:rPr>
        <w:t>.</w:t>
      </w:r>
    </w:p>
    <w:p w14:paraId="79F35DED" w14:textId="77777777" w:rsidR="00F45EC4" w:rsidRPr="003629E0" w:rsidRDefault="00137517" w:rsidP="00A66667">
      <w:pPr>
        <w:pStyle w:val="ListParagraph"/>
        <w:numPr>
          <w:ilvl w:val="1"/>
          <w:numId w:val="26"/>
        </w:numPr>
        <w:rPr>
          <w:rFonts w:eastAsiaTheme="majorEastAsia"/>
        </w:rPr>
      </w:pPr>
      <w:r w:rsidRPr="003629E0">
        <w:rPr>
          <w:rFonts w:eastAsiaTheme="majorEastAsia"/>
        </w:rPr>
        <w:t xml:space="preserve">Click </w:t>
      </w:r>
      <w:r w:rsidRPr="003629E0">
        <w:rPr>
          <w:rFonts w:eastAsiaTheme="majorEastAsia"/>
          <w:b/>
          <w:bCs/>
          <w:i/>
          <w:iCs/>
        </w:rPr>
        <w:t>Save as draft</w:t>
      </w:r>
      <w:r w:rsidRPr="003629E0">
        <w:rPr>
          <w:rFonts w:eastAsiaTheme="majorEastAsia"/>
        </w:rPr>
        <w:t>.</w:t>
      </w:r>
    </w:p>
    <w:p w14:paraId="08674C54" w14:textId="77777777" w:rsidR="00F45EC4" w:rsidRPr="003629E0" w:rsidRDefault="00137517" w:rsidP="00F45EC4">
      <w:pPr>
        <w:pStyle w:val="ListParagraph"/>
        <w:numPr>
          <w:ilvl w:val="0"/>
          <w:numId w:val="26"/>
        </w:numPr>
        <w:rPr>
          <w:rFonts w:eastAsiaTheme="majorEastAsia"/>
        </w:rPr>
      </w:pPr>
      <w:r w:rsidRPr="003629E0">
        <w:rPr>
          <w:rFonts w:eastAsiaTheme="majorEastAsia"/>
        </w:rPr>
        <w:t xml:space="preserve">In the </w:t>
      </w:r>
      <w:r w:rsidR="005226BC" w:rsidRPr="003629E0">
        <w:rPr>
          <w:rFonts w:eastAsiaTheme="majorEastAsia"/>
          <w:b/>
          <w:bCs/>
          <w:i/>
          <w:iCs/>
        </w:rPr>
        <w:t>Parent policies</w:t>
      </w:r>
      <w:r w:rsidRPr="003629E0">
        <w:rPr>
          <w:rFonts w:eastAsiaTheme="majorEastAsia"/>
        </w:rPr>
        <w:t xml:space="preserve"> section</w:t>
      </w:r>
      <w:r w:rsidR="005226BC" w:rsidRPr="003629E0">
        <w:rPr>
          <w:rFonts w:eastAsiaTheme="majorEastAsia"/>
        </w:rPr>
        <w:t xml:space="preserve"> </w:t>
      </w:r>
      <w:r w:rsidRPr="003629E0">
        <w:rPr>
          <w:rFonts w:eastAsiaTheme="majorEastAsia"/>
        </w:rPr>
        <w:t xml:space="preserve">of the policy draft screen, click </w:t>
      </w:r>
      <w:r w:rsidRPr="003629E0">
        <w:rPr>
          <w:rFonts w:eastAsiaTheme="majorEastAsia"/>
          <w:b/>
          <w:bCs/>
          <w:i/>
          <w:iCs/>
        </w:rPr>
        <w:t xml:space="preserve">Add </w:t>
      </w:r>
      <w:r w:rsidR="005226BC" w:rsidRPr="003629E0">
        <w:rPr>
          <w:rFonts w:eastAsiaTheme="majorEastAsia"/>
          <w:b/>
          <w:bCs/>
          <w:i/>
          <w:iCs/>
        </w:rPr>
        <w:t>policy</w:t>
      </w:r>
      <w:r w:rsidRPr="003629E0">
        <w:rPr>
          <w:rFonts w:eastAsiaTheme="majorEastAsia"/>
        </w:rPr>
        <w:t xml:space="preserve">, select policy “Protect personal identifiable information (PII)” and click </w:t>
      </w:r>
      <w:r w:rsidRPr="003629E0">
        <w:rPr>
          <w:rFonts w:eastAsiaTheme="majorEastAsia"/>
          <w:b/>
          <w:bCs/>
          <w:i/>
          <w:iCs/>
        </w:rPr>
        <w:t>Add</w:t>
      </w:r>
      <w:r w:rsidRPr="003629E0">
        <w:rPr>
          <w:rFonts w:eastAsiaTheme="majorEastAsia"/>
        </w:rPr>
        <w:t>.</w:t>
      </w:r>
    </w:p>
    <w:p w14:paraId="7DE7F679" w14:textId="2C0CBBB1" w:rsidR="00D45634" w:rsidRPr="003629E0" w:rsidRDefault="00D45634" w:rsidP="00D32EBF">
      <w:pPr>
        <w:pStyle w:val="ListParagraph"/>
        <w:numPr>
          <w:ilvl w:val="0"/>
          <w:numId w:val="26"/>
        </w:numPr>
        <w:rPr>
          <w:rFonts w:eastAsiaTheme="majorEastAsia"/>
        </w:rPr>
      </w:pPr>
      <w:r w:rsidRPr="003629E0">
        <w:rPr>
          <w:rFonts w:eastAsiaTheme="majorEastAsia"/>
          <w:b/>
          <w:bCs/>
          <w:i/>
          <w:iCs/>
        </w:rPr>
        <w:t>Publish</w:t>
      </w:r>
      <w:r w:rsidRPr="003629E0">
        <w:rPr>
          <w:rFonts w:eastAsiaTheme="majorEastAsia"/>
        </w:rPr>
        <w:t xml:space="preserve"> the modified policy according to steps described in section </w:t>
      </w:r>
      <w:r w:rsidRPr="003629E0">
        <w:rPr>
          <w:rFonts w:eastAsiaTheme="majorEastAsia"/>
        </w:rPr>
        <w:fldChar w:fldCharType="begin"/>
      </w:r>
      <w:r w:rsidRPr="003629E0">
        <w:rPr>
          <w:rFonts w:eastAsiaTheme="majorEastAsia"/>
        </w:rPr>
        <w:instrText xml:space="preserve"> REF _Ref44938447 \r \h </w:instrText>
      </w:r>
      <w:r w:rsidRPr="003629E0">
        <w:rPr>
          <w:rFonts w:eastAsiaTheme="majorEastAsia"/>
        </w:rPr>
      </w:r>
      <w:r w:rsidRPr="003629E0">
        <w:rPr>
          <w:rFonts w:eastAsiaTheme="majorEastAsia"/>
        </w:rPr>
        <w:fldChar w:fldCharType="separate"/>
      </w:r>
      <w:r w:rsidR="00044E9A">
        <w:rPr>
          <w:rFonts w:eastAsiaTheme="majorEastAsia"/>
        </w:rPr>
        <w:t>3.3.2</w:t>
      </w:r>
      <w:r w:rsidRPr="003629E0">
        <w:rPr>
          <w:rFonts w:eastAsiaTheme="majorEastAsia"/>
        </w:rPr>
        <w:fldChar w:fldCharType="end"/>
      </w:r>
      <w:r w:rsidRPr="003629E0">
        <w:rPr>
          <w:rFonts w:eastAsiaTheme="majorEastAsia"/>
        </w:rPr>
        <w:t>.</w:t>
      </w:r>
    </w:p>
    <w:p w14:paraId="46E7767E" w14:textId="77777777" w:rsidR="0076394A" w:rsidRPr="003629E0" w:rsidRDefault="0076394A" w:rsidP="00D23E62">
      <w:pPr>
        <w:pStyle w:val="Heading3"/>
      </w:pPr>
      <w:bookmarkStart w:id="27" w:name="_Ref44952810"/>
      <w:bookmarkStart w:id="28" w:name="_Toc123300982"/>
      <w:r w:rsidRPr="003629E0">
        <w:t>Creating data protection rules</w:t>
      </w:r>
      <w:bookmarkEnd w:id="27"/>
      <w:bookmarkEnd w:id="28"/>
    </w:p>
    <w:p w14:paraId="38B9A766" w14:textId="77777777" w:rsidR="007E2D76" w:rsidRPr="003629E0" w:rsidRDefault="00524E38" w:rsidP="007E2D76">
      <w:pPr>
        <w:rPr>
          <w:lang w:val="en-US"/>
        </w:rPr>
      </w:pPr>
      <w:r w:rsidRPr="003629E0">
        <w:rPr>
          <w:lang w:val="en-US"/>
        </w:rPr>
        <w:t>Data protection rules apply to all governed catalogs and all assets within these catalogs. Data protection rules are automatically enforced when a catalog member attempts to view or act on a data asset in a governed catalog to prevent unauthorized users from accessing sensitive data. However, if the user who is trying to access the asset is the owner of the asset (by default, the user who created the asset), then access is always granted.</w:t>
      </w:r>
    </w:p>
    <w:p w14:paraId="4557D5E9" w14:textId="77777777" w:rsidR="00856C10" w:rsidRPr="003629E0" w:rsidRDefault="00856C10" w:rsidP="007E2D76">
      <w:pPr>
        <w:rPr>
          <w:lang w:val="en-US"/>
        </w:rPr>
      </w:pPr>
      <w:r w:rsidRPr="003629E0">
        <w:rPr>
          <w:noProof/>
          <w:lang w:val="en-US"/>
        </w:rPr>
        <mc:AlternateContent>
          <mc:Choice Requires="wps">
            <w:drawing>
              <wp:inline distT="0" distB="0" distL="0" distR="0" wp14:anchorId="6822F16A" wp14:editId="1F946F90">
                <wp:extent cx="5628389" cy="838899"/>
                <wp:effectExtent l="0" t="0" r="0" b="0"/>
                <wp:docPr id="52" name="Text Box 52"/>
                <wp:cNvGraphicFramePr/>
                <a:graphic xmlns:a="http://schemas.openxmlformats.org/drawingml/2006/main">
                  <a:graphicData uri="http://schemas.microsoft.com/office/word/2010/wordprocessingShape">
                    <wps:wsp>
                      <wps:cNvSpPr txBox="1"/>
                      <wps:spPr>
                        <a:xfrm>
                          <a:off x="0" y="0"/>
                          <a:ext cx="5628389" cy="838899"/>
                        </a:xfrm>
                        <a:prstGeom prst="rect">
                          <a:avLst/>
                        </a:prstGeom>
                        <a:solidFill>
                          <a:schemeClr val="accent2">
                            <a:lumMod val="20000"/>
                            <a:lumOff val="80000"/>
                          </a:schemeClr>
                        </a:solidFill>
                        <a:ln w="6350">
                          <a:noFill/>
                        </a:ln>
                      </wps:spPr>
                      <wps:txbx>
                        <w:txbxContent>
                          <w:p w14:paraId="12262E89" w14:textId="77777777" w:rsidR="00044E9A" w:rsidRPr="00856C10" w:rsidRDefault="00044E9A" w:rsidP="00856C10">
                            <w:pPr>
                              <w:rPr>
                                <w:i/>
                                <w:iCs/>
                                <w:lang w:val="en-GB"/>
                              </w:rPr>
                            </w:pPr>
                            <w:r>
                              <w:rPr>
                                <w:b/>
                                <w:bCs/>
                                <w:i/>
                                <w:iCs/>
                              </w:rPr>
                              <w:t>Important</w:t>
                            </w:r>
                            <w:r w:rsidRPr="004478B4">
                              <w:rPr>
                                <w:b/>
                                <w:bCs/>
                                <w:i/>
                                <w:iCs/>
                              </w:rPr>
                              <w:t>:</w:t>
                            </w:r>
                            <w:r w:rsidRPr="004478B4">
                              <w:rPr>
                                <w:i/>
                                <w:iCs/>
                              </w:rPr>
                              <w:t xml:space="preserve"> </w:t>
                            </w:r>
                            <w:r>
                              <w:rPr>
                                <w:i/>
                                <w:iCs/>
                              </w:rPr>
                              <w:t>Data masking is limited to certain data formats (</w:t>
                            </w:r>
                            <w:r w:rsidRPr="00856C10">
                              <w:rPr>
                                <w:i/>
                                <w:iCs/>
                              </w:rPr>
                              <w:t>relational data</w:t>
                            </w:r>
                            <w:r w:rsidRPr="00856C10">
                              <w:rPr>
                                <w:i/>
                                <w:iCs/>
                                <w:lang w:val="en-GB"/>
                              </w:rPr>
                              <w:t xml:space="preserve">, </w:t>
                            </w:r>
                            <w:r w:rsidRPr="00856C10">
                              <w:rPr>
                                <w:i/>
                                <w:iCs/>
                              </w:rPr>
                              <w:t>CSV, Avro, partitioned data, and Parquet files</w:t>
                            </w:r>
                            <w:r w:rsidRPr="00856C10">
                              <w:rPr>
                                <w:i/>
                                <w:iCs/>
                                <w:lang w:val="en-GB"/>
                              </w:rPr>
                              <w:t xml:space="preserve">) </w:t>
                            </w:r>
                            <w:r>
                              <w:rPr>
                                <w:i/>
                                <w:iCs/>
                                <w:lang w:val="en-GB"/>
                              </w:rPr>
                              <w:t xml:space="preserve">and tools (projects, catalogs, data refinery, data virtualization). Data is </w:t>
                            </w:r>
                            <w:r w:rsidRPr="00856C10">
                              <w:rPr>
                                <w:b/>
                                <w:bCs/>
                                <w:i/>
                                <w:iCs/>
                                <w:lang w:val="en-GB"/>
                              </w:rPr>
                              <w:t xml:space="preserve">not </w:t>
                            </w:r>
                            <w:r>
                              <w:rPr>
                                <w:b/>
                                <w:bCs/>
                                <w:i/>
                                <w:iCs/>
                                <w:lang w:val="en-GB"/>
                              </w:rPr>
                              <w:t xml:space="preserve">being </w:t>
                            </w:r>
                            <w:r w:rsidRPr="00856C10">
                              <w:rPr>
                                <w:b/>
                                <w:bCs/>
                                <w:i/>
                                <w:iCs/>
                                <w:lang w:val="en-GB"/>
                              </w:rPr>
                              <w:t>masked</w:t>
                            </w:r>
                            <w:r>
                              <w:rPr>
                                <w:i/>
                                <w:iCs/>
                                <w:lang w:val="en-GB"/>
                              </w:rPr>
                              <w:t xml:space="preserve"> by tools that access the original data source (e.g. notebooks, model builder dashboards).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22F16A" id="Text Box 52" o:spid="_x0000_s1031" type="#_x0000_t202" style="width:443.2pt;height:6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" fillcolor="#fbe4d5 [661]" stroked="f" strokeweight=".5pt">
                <v:textbox>
                  <w:txbxContent>
                    <w:p w14:paraId="12262E89" w14:textId="77777777" w:rsidR="00044E9A" w:rsidRPr="00856C10" w:rsidRDefault="00044E9A" w:rsidP="00856C10">
                      <w:pPr>
                        <w:rPr>
                          <w:i/>
                          <w:iCs/>
                          <w:lang w:val="en-GB"/>
                        </w:rPr>
                      </w:pPr>
                      <w:r>
                        <w:rPr>
                          <w:b/>
                          <w:bCs/>
                          <w:i/>
                          <w:iCs/>
                        </w:rPr>
                        <w:t>Important</w:t>
                      </w:r>
                      <w:r w:rsidRPr="004478B4">
                        <w:rPr>
                          <w:b/>
                          <w:bCs/>
                          <w:i/>
                          <w:iCs/>
                        </w:rPr>
                        <w:t>:</w:t>
                      </w:r>
                      <w:r w:rsidRPr="004478B4">
                        <w:rPr>
                          <w:i/>
                          <w:iCs/>
                        </w:rPr>
                        <w:t xml:space="preserve"> </w:t>
                      </w:r>
                      <w:r>
                        <w:rPr>
                          <w:i/>
                          <w:iCs/>
                        </w:rPr>
                        <w:t>Data masking is limited to certain data formats (</w:t>
                      </w:r>
                      <w:r w:rsidRPr="00856C10">
                        <w:rPr>
                          <w:i/>
                          <w:iCs/>
                        </w:rPr>
                        <w:t>relational data</w:t>
                      </w:r>
                      <w:r w:rsidRPr="00856C10">
                        <w:rPr>
                          <w:i/>
                          <w:iCs/>
                          <w:lang w:val="en-GB"/>
                        </w:rPr>
                        <w:t xml:space="preserve">, </w:t>
                      </w:r>
                      <w:r w:rsidRPr="00856C10">
                        <w:rPr>
                          <w:i/>
                          <w:iCs/>
                        </w:rPr>
                        <w:t>CSV, Avro, partitioned data, and Parquet files</w:t>
                      </w:r>
                      <w:r w:rsidRPr="00856C10">
                        <w:rPr>
                          <w:i/>
                          <w:iCs/>
                          <w:lang w:val="en-GB"/>
                        </w:rPr>
                        <w:t xml:space="preserve">) </w:t>
                      </w:r>
                      <w:r>
                        <w:rPr>
                          <w:i/>
                          <w:iCs/>
                          <w:lang w:val="en-GB"/>
                        </w:rPr>
                        <w:t xml:space="preserve">and tools (projects, catalogs, data refinery, data virtualization). Data is </w:t>
                      </w:r>
                      <w:r w:rsidRPr="00856C10">
                        <w:rPr>
                          <w:b/>
                          <w:bCs/>
                          <w:i/>
                          <w:iCs/>
                          <w:lang w:val="en-GB"/>
                        </w:rPr>
                        <w:t xml:space="preserve">not </w:t>
                      </w:r>
                      <w:r>
                        <w:rPr>
                          <w:b/>
                          <w:bCs/>
                          <w:i/>
                          <w:iCs/>
                          <w:lang w:val="en-GB"/>
                        </w:rPr>
                        <w:t xml:space="preserve">being </w:t>
                      </w:r>
                      <w:r w:rsidRPr="00856C10">
                        <w:rPr>
                          <w:b/>
                          <w:bCs/>
                          <w:i/>
                          <w:iCs/>
                          <w:lang w:val="en-GB"/>
                        </w:rPr>
                        <w:t>masked</w:t>
                      </w:r>
                      <w:r>
                        <w:rPr>
                          <w:i/>
                          <w:iCs/>
                          <w:lang w:val="en-GB"/>
                        </w:rPr>
                        <w:t xml:space="preserve"> by tools that access the original data source (e.g. notebooks, model builder dashboards).</w:t>
                      </w:r>
                    </w:p>
                  </w:txbxContent>
                </v:textbox>
                <w10:anchorlock/>
              </v:shape>
            </w:pict>
          </mc:Fallback>
        </mc:AlternateContent>
      </w:r>
    </w:p>
    <w:p w14:paraId="55B62E06" w14:textId="77777777" w:rsidR="00A53B5E" w:rsidRPr="003629E0" w:rsidRDefault="00524E38" w:rsidP="007E2D76">
      <w:pPr>
        <w:rPr>
          <w:rFonts w:eastAsiaTheme="majorEastAsia"/>
          <w:lang w:val="en-US"/>
        </w:rPr>
      </w:pPr>
      <w:r w:rsidRPr="003629E0">
        <w:rPr>
          <w:lang w:val="en-US"/>
        </w:rPr>
        <w:t xml:space="preserve">In this section you will create a data protection rule that will partially implement the policy </w:t>
      </w:r>
      <w:r w:rsidRPr="003629E0">
        <w:rPr>
          <w:rFonts w:eastAsiaTheme="majorEastAsia"/>
          <w:i/>
          <w:iCs/>
          <w:lang w:val="en-US"/>
        </w:rPr>
        <w:t>Protect personal identifiable information (PII)</w:t>
      </w:r>
      <w:r w:rsidRPr="003629E0">
        <w:rPr>
          <w:rFonts w:eastAsiaTheme="majorEastAsia"/>
          <w:lang w:val="en-US"/>
        </w:rPr>
        <w:t xml:space="preserve"> by masking email addresses in data sets. </w:t>
      </w:r>
    </w:p>
    <w:p w14:paraId="491088FA" w14:textId="77777777" w:rsidR="00524E38" w:rsidRPr="003629E0" w:rsidRDefault="00524E38" w:rsidP="007E2D76">
      <w:pPr>
        <w:rPr>
          <w:rFonts w:eastAsiaTheme="majorEastAsia"/>
          <w:lang w:val="en-US"/>
        </w:rPr>
      </w:pPr>
      <w:r w:rsidRPr="003629E0">
        <w:rPr>
          <w:rFonts w:eastAsiaTheme="majorEastAsia"/>
          <w:lang w:val="en-US"/>
        </w:rPr>
        <w:t>Perform the following steps to create the data protection rule:</w:t>
      </w:r>
    </w:p>
    <w:p w14:paraId="1A63AEC5" w14:textId="0D3D93AB" w:rsidR="00524E38" w:rsidRPr="003629E0" w:rsidRDefault="00524E38" w:rsidP="00524E38">
      <w:pPr>
        <w:pStyle w:val="ListParagraph"/>
        <w:numPr>
          <w:ilvl w:val="0"/>
          <w:numId w:val="29"/>
        </w:numPr>
        <w:rPr>
          <w:rFonts w:eastAsiaTheme="majorEastAsia"/>
        </w:rPr>
      </w:pPr>
      <w:r w:rsidRPr="003629E0">
        <w:t xml:space="preserve">In the main menu, navigate to </w:t>
      </w:r>
      <w:r w:rsidR="00993DC7">
        <w:rPr>
          <w:b/>
          <w:bCs/>
          <w:i/>
          <w:iCs/>
        </w:rPr>
        <w:t>Governance</w:t>
      </w:r>
      <w:r w:rsidRPr="003629E0">
        <w:rPr>
          <w:b/>
          <w:bCs/>
          <w:i/>
          <w:iCs/>
        </w:rPr>
        <w:t xml:space="preserve"> -&gt; Rules</w:t>
      </w:r>
      <w:r w:rsidRPr="003629E0">
        <w:t>.</w:t>
      </w:r>
    </w:p>
    <w:p w14:paraId="7D348E22" w14:textId="77777777" w:rsidR="00524E38" w:rsidRPr="003629E0" w:rsidRDefault="00524E38" w:rsidP="00524E38">
      <w:pPr>
        <w:pStyle w:val="ListParagraph"/>
        <w:numPr>
          <w:ilvl w:val="0"/>
          <w:numId w:val="29"/>
        </w:numPr>
        <w:rPr>
          <w:rFonts w:eastAsiaTheme="majorEastAsia"/>
        </w:rPr>
      </w:pPr>
      <w:r w:rsidRPr="003629E0">
        <w:t xml:space="preserve">Click on </w:t>
      </w:r>
      <w:r w:rsidRPr="003629E0">
        <w:rPr>
          <w:b/>
          <w:bCs/>
          <w:i/>
          <w:iCs/>
        </w:rPr>
        <w:t>New rule</w:t>
      </w:r>
      <w:r w:rsidRPr="003629E0">
        <w:t xml:space="preserve"> on the right and select </w:t>
      </w:r>
      <w:r w:rsidRPr="003629E0">
        <w:rPr>
          <w:b/>
          <w:bCs/>
          <w:i/>
          <w:iCs/>
        </w:rPr>
        <w:t>Create new rule</w:t>
      </w:r>
      <w:r w:rsidRPr="003629E0">
        <w:t>.</w:t>
      </w:r>
    </w:p>
    <w:p w14:paraId="643DB4FF" w14:textId="77777777" w:rsidR="00524E38" w:rsidRPr="003629E0" w:rsidRDefault="00524E38" w:rsidP="00524E38">
      <w:pPr>
        <w:pStyle w:val="ListParagraph"/>
        <w:numPr>
          <w:ilvl w:val="0"/>
          <w:numId w:val="29"/>
        </w:numPr>
        <w:rPr>
          <w:rFonts w:eastAsiaTheme="majorEastAsia"/>
        </w:rPr>
      </w:pPr>
      <w:r w:rsidRPr="003629E0">
        <w:rPr>
          <w:rFonts w:eastAsiaTheme="majorEastAsia"/>
        </w:rPr>
        <w:t xml:space="preserve">Click on the </w:t>
      </w:r>
      <w:r w:rsidRPr="003629E0">
        <w:rPr>
          <w:rFonts w:eastAsiaTheme="majorEastAsia"/>
          <w:b/>
          <w:bCs/>
          <w:i/>
          <w:iCs/>
        </w:rPr>
        <w:t>Data protection rule</w:t>
      </w:r>
      <w:r w:rsidRPr="003629E0">
        <w:rPr>
          <w:rFonts w:eastAsiaTheme="majorEastAsia"/>
        </w:rPr>
        <w:t xml:space="preserve"> icon.</w:t>
      </w:r>
    </w:p>
    <w:p w14:paraId="2E558436" w14:textId="77777777" w:rsidR="00524E38" w:rsidRPr="003629E0" w:rsidRDefault="000511BE" w:rsidP="00524E38">
      <w:pPr>
        <w:pStyle w:val="ListParagraph"/>
        <w:numPr>
          <w:ilvl w:val="0"/>
          <w:numId w:val="29"/>
        </w:numPr>
        <w:rPr>
          <w:rFonts w:eastAsiaTheme="majorEastAsia"/>
        </w:rPr>
      </w:pPr>
      <w:r w:rsidRPr="003629E0">
        <w:rPr>
          <w:rFonts w:eastAsiaTheme="majorEastAsia"/>
        </w:rPr>
        <w:t xml:space="preserve">Under </w:t>
      </w:r>
      <w:r w:rsidR="00524E38" w:rsidRPr="003629E0">
        <w:rPr>
          <w:rFonts w:eastAsiaTheme="majorEastAsia"/>
          <w:i/>
          <w:iCs/>
        </w:rPr>
        <w:t>Rule details</w:t>
      </w:r>
      <w:r w:rsidR="00524E38" w:rsidRPr="003629E0">
        <w:rPr>
          <w:rFonts w:eastAsiaTheme="majorEastAsia"/>
        </w:rPr>
        <w:t xml:space="preserve"> </w:t>
      </w:r>
    </w:p>
    <w:p w14:paraId="21BDE2D6" w14:textId="77777777" w:rsidR="00524E38" w:rsidRPr="003629E0" w:rsidRDefault="00524E38" w:rsidP="00524E38">
      <w:pPr>
        <w:pStyle w:val="ListParagraph"/>
        <w:numPr>
          <w:ilvl w:val="1"/>
          <w:numId w:val="29"/>
        </w:numPr>
        <w:rPr>
          <w:rFonts w:eastAsiaTheme="majorEastAsia"/>
        </w:rPr>
      </w:pPr>
      <w:r w:rsidRPr="003629E0">
        <w:rPr>
          <w:rFonts w:eastAsiaTheme="majorEastAsia"/>
        </w:rPr>
        <w:t xml:space="preserve">Enter </w:t>
      </w:r>
      <w:r w:rsidRPr="003629E0">
        <w:rPr>
          <w:rFonts w:eastAsiaTheme="majorEastAsia"/>
          <w:b/>
          <w:bCs/>
          <w:i/>
          <w:iCs/>
        </w:rPr>
        <w:t>Name</w:t>
      </w:r>
      <w:r w:rsidRPr="003629E0">
        <w:rPr>
          <w:rFonts w:eastAsiaTheme="majorEastAsia"/>
        </w:rPr>
        <w:t xml:space="preserve"> “Mask email addresses - &lt;your id&gt;”.</w:t>
      </w:r>
    </w:p>
    <w:p w14:paraId="0CB3EFB5" w14:textId="77777777" w:rsidR="00524E38" w:rsidRPr="003629E0" w:rsidRDefault="00524E38" w:rsidP="00524E38">
      <w:pPr>
        <w:pStyle w:val="ListParagraph"/>
        <w:numPr>
          <w:ilvl w:val="1"/>
          <w:numId w:val="29"/>
        </w:numPr>
        <w:rPr>
          <w:rFonts w:eastAsiaTheme="majorEastAsia"/>
        </w:rPr>
      </w:pPr>
      <w:r w:rsidRPr="003629E0">
        <w:rPr>
          <w:rFonts w:eastAsiaTheme="majorEastAsia"/>
        </w:rPr>
        <w:t xml:space="preserve">Select </w:t>
      </w:r>
      <w:r w:rsidRPr="003629E0">
        <w:rPr>
          <w:rFonts w:eastAsiaTheme="majorEastAsia"/>
          <w:b/>
          <w:bCs/>
          <w:i/>
          <w:iCs/>
        </w:rPr>
        <w:t>Type</w:t>
      </w:r>
      <w:r w:rsidRPr="003629E0">
        <w:rPr>
          <w:rFonts w:eastAsiaTheme="majorEastAsia"/>
        </w:rPr>
        <w:t xml:space="preserve"> “Access” which is the default.</w:t>
      </w:r>
    </w:p>
    <w:p w14:paraId="6DFF9C90" w14:textId="77777777" w:rsidR="00524E38" w:rsidRPr="003629E0" w:rsidRDefault="00524E38" w:rsidP="00524E38">
      <w:pPr>
        <w:pStyle w:val="ListParagraph"/>
        <w:numPr>
          <w:ilvl w:val="1"/>
          <w:numId w:val="29"/>
        </w:numPr>
        <w:rPr>
          <w:rFonts w:eastAsiaTheme="majorEastAsia"/>
        </w:rPr>
      </w:pPr>
      <w:r w:rsidRPr="003629E0">
        <w:rPr>
          <w:rFonts w:eastAsiaTheme="majorEastAsia"/>
        </w:rPr>
        <w:lastRenderedPageBreak/>
        <w:t xml:space="preserve">Enter </w:t>
      </w:r>
      <w:r w:rsidRPr="003629E0">
        <w:rPr>
          <w:rFonts w:eastAsiaTheme="majorEastAsia"/>
          <w:b/>
          <w:bCs/>
          <w:i/>
          <w:iCs/>
        </w:rPr>
        <w:t>Business definition</w:t>
      </w:r>
      <w:r w:rsidRPr="003629E0">
        <w:rPr>
          <w:rFonts w:eastAsiaTheme="majorEastAsia"/>
        </w:rPr>
        <w:t xml:space="preserve"> “</w:t>
      </w:r>
      <w:r w:rsidR="00441E6D" w:rsidRPr="003629E0">
        <w:rPr>
          <w:rFonts w:eastAsiaTheme="majorEastAsia"/>
        </w:rPr>
        <w:t>Replace e-mail addresses by X characters”.</w:t>
      </w:r>
    </w:p>
    <w:p w14:paraId="022627CB" w14:textId="77777777" w:rsidR="00441E6D" w:rsidRPr="003629E0" w:rsidRDefault="00441E6D" w:rsidP="00441E6D">
      <w:pPr>
        <w:pStyle w:val="ListParagraph"/>
        <w:numPr>
          <w:ilvl w:val="0"/>
          <w:numId w:val="29"/>
        </w:numPr>
        <w:rPr>
          <w:rFonts w:eastAsiaTheme="majorEastAsia"/>
        </w:rPr>
      </w:pPr>
      <w:r w:rsidRPr="003629E0">
        <w:rPr>
          <w:rFonts w:eastAsiaTheme="majorEastAsia"/>
        </w:rPr>
        <w:t xml:space="preserve">In the </w:t>
      </w:r>
      <w:r w:rsidR="000511BE" w:rsidRPr="003629E0">
        <w:rPr>
          <w:rFonts w:eastAsiaTheme="majorEastAsia"/>
          <w:i/>
          <w:iCs/>
        </w:rPr>
        <w:t>Criteria</w:t>
      </w:r>
      <w:r w:rsidR="000511BE" w:rsidRPr="003629E0">
        <w:rPr>
          <w:rFonts w:eastAsiaTheme="majorEastAsia"/>
        </w:rPr>
        <w:t xml:space="preserve"> section of the </w:t>
      </w:r>
      <w:r w:rsidRPr="003629E0">
        <w:rPr>
          <w:rFonts w:eastAsiaTheme="majorEastAsia"/>
          <w:i/>
          <w:iCs/>
        </w:rPr>
        <w:t>Rule builder</w:t>
      </w:r>
    </w:p>
    <w:p w14:paraId="0CD14462" w14:textId="77777777" w:rsidR="00441E6D" w:rsidRPr="003629E0" w:rsidRDefault="00441E6D" w:rsidP="00441E6D">
      <w:pPr>
        <w:pStyle w:val="ListParagraph"/>
        <w:numPr>
          <w:ilvl w:val="1"/>
          <w:numId w:val="29"/>
        </w:numPr>
        <w:rPr>
          <w:rFonts w:eastAsiaTheme="majorEastAsia"/>
        </w:rPr>
      </w:pPr>
      <w:r w:rsidRPr="003629E0">
        <w:rPr>
          <w:rFonts w:eastAsiaTheme="majorEastAsia"/>
        </w:rPr>
        <w:t xml:space="preserve">Select </w:t>
      </w:r>
      <w:r w:rsidRPr="003629E0">
        <w:rPr>
          <w:rFonts w:eastAsiaTheme="majorEastAsia"/>
          <w:b/>
          <w:bCs/>
          <w:i/>
          <w:iCs/>
        </w:rPr>
        <w:t>Criteria</w:t>
      </w:r>
      <w:r w:rsidRPr="003629E0">
        <w:rPr>
          <w:rFonts w:eastAsiaTheme="majorEastAsia"/>
        </w:rPr>
        <w:t xml:space="preserve"> “Data class” from the if condition selection list.</w:t>
      </w:r>
    </w:p>
    <w:p w14:paraId="53390878" w14:textId="77777777" w:rsidR="000511BE" w:rsidRPr="003629E0" w:rsidRDefault="000511BE" w:rsidP="00441E6D">
      <w:pPr>
        <w:pStyle w:val="ListParagraph"/>
        <w:numPr>
          <w:ilvl w:val="1"/>
          <w:numId w:val="29"/>
        </w:numPr>
        <w:rPr>
          <w:rFonts w:eastAsiaTheme="majorEastAsia"/>
        </w:rPr>
      </w:pPr>
      <w:r w:rsidRPr="003629E0">
        <w:rPr>
          <w:rFonts w:eastAsiaTheme="majorEastAsia"/>
        </w:rPr>
        <w:t xml:space="preserve">In the </w:t>
      </w:r>
      <w:r w:rsidRPr="003629E0">
        <w:rPr>
          <w:rFonts w:eastAsiaTheme="majorEastAsia"/>
          <w:i/>
          <w:iCs/>
        </w:rPr>
        <w:t>Search for data class</w:t>
      </w:r>
      <w:r w:rsidRPr="003629E0">
        <w:rPr>
          <w:rFonts w:eastAsiaTheme="majorEastAsia"/>
        </w:rPr>
        <w:t xml:space="preserve"> field, type “Email” and click on the “Email address” data class once it appears</w:t>
      </w:r>
    </w:p>
    <w:p w14:paraId="4E06BC26" w14:textId="77777777" w:rsidR="000511BE" w:rsidRPr="003629E0" w:rsidRDefault="000511BE" w:rsidP="000511BE">
      <w:pPr>
        <w:pStyle w:val="ListParagraph"/>
        <w:numPr>
          <w:ilvl w:val="0"/>
          <w:numId w:val="29"/>
        </w:numPr>
        <w:rPr>
          <w:rFonts w:eastAsiaTheme="majorEastAsia"/>
        </w:rPr>
      </w:pPr>
      <w:r w:rsidRPr="003629E0">
        <w:rPr>
          <w:rFonts w:eastAsiaTheme="majorEastAsia"/>
        </w:rPr>
        <w:t xml:space="preserve">In the </w:t>
      </w:r>
      <w:r w:rsidR="00441E6D" w:rsidRPr="003629E0">
        <w:rPr>
          <w:rFonts w:eastAsiaTheme="majorEastAsia"/>
          <w:i/>
          <w:iCs/>
        </w:rPr>
        <w:t>Action</w:t>
      </w:r>
      <w:r w:rsidR="00441E6D" w:rsidRPr="003629E0">
        <w:rPr>
          <w:rFonts w:eastAsiaTheme="majorEastAsia"/>
        </w:rPr>
        <w:t xml:space="preserve"> </w:t>
      </w:r>
      <w:r w:rsidRPr="003629E0">
        <w:rPr>
          <w:rFonts w:eastAsiaTheme="majorEastAsia"/>
        </w:rPr>
        <w:t xml:space="preserve">section of the </w:t>
      </w:r>
      <w:r w:rsidRPr="003629E0">
        <w:rPr>
          <w:rFonts w:eastAsiaTheme="majorEastAsia"/>
          <w:i/>
          <w:iCs/>
        </w:rPr>
        <w:t>Rule builder</w:t>
      </w:r>
    </w:p>
    <w:p w14:paraId="736CE32E" w14:textId="77777777" w:rsidR="00441E6D" w:rsidRPr="003629E0" w:rsidRDefault="000511BE" w:rsidP="000511BE">
      <w:pPr>
        <w:pStyle w:val="ListParagraph"/>
        <w:numPr>
          <w:ilvl w:val="1"/>
          <w:numId w:val="29"/>
        </w:numPr>
        <w:rPr>
          <w:rFonts w:eastAsiaTheme="majorEastAsia"/>
        </w:rPr>
      </w:pPr>
      <w:r w:rsidRPr="003629E0">
        <w:rPr>
          <w:rFonts w:eastAsiaTheme="majorEastAsia"/>
        </w:rPr>
        <w:t xml:space="preserve">Select </w:t>
      </w:r>
      <w:r w:rsidR="00441E6D" w:rsidRPr="003629E0">
        <w:rPr>
          <w:rFonts w:eastAsiaTheme="majorEastAsia"/>
          <w:b/>
          <w:bCs/>
          <w:i/>
          <w:iCs/>
        </w:rPr>
        <w:t>mask data</w:t>
      </w:r>
      <w:r w:rsidR="00441E6D" w:rsidRPr="003629E0">
        <w:rPr>
          <w:rFonts w:eastAsiaTheme="majorEastAsia"/>
        </w:rPr>
        <w:t xml:space="preserve"> and </w:t>
      </w:r>
      <w:r w:rsidR="00441E6D" w:rsidRPr="003629E0">
        <w:rPr>
          <w:rFonts w:eastAsiaTheme="majorEastAsia"/>
          <w:b/>
          <w:bCs/>
        </w:rPr>
        <w:t xml:space="preserve">in </w:t>
      </w:r>
      <w:r w:rsidR="00441E6D" w:rsidRPr="003629E0">
        <w:rPr>
          <w:rFonts w:eastAsiaTheme="majorEastAsia"/>
          <w:b/>
          <w:bCs/>
          <w:i/>
          <w:iCs/>
        </w:rPr>
        <w:t>columns containing</w:t>
      </w:r>
      <w:r w:rsidR="00441E6D" w:rsidRPr="003629E0">
        <w:rPr>
          <w:rFonts w:eastAsiaTheme="majorEastAsia"/>
        </w:rPr>
        <w:t>.</w:t>
      </w:r>
    </w:p>
    <w:p w14:paraId="335452B3" w14:textId="77777777" w:rsidR="00441E6D" w:rsidRPr="003629E0" w:rsidRDefault="00441E6D" w:rsidP="00441E6D">
      <w:pPr>
        <w:pStyle w:val="ListParagraph"/>
        <w:numPr>
          <w:ilvl w:val="1"/>
          <w:numId w:val="29"/>
        </w:numPr>
        <w:rPr>
          <w:rFonts w:eastAsiaTheme="majorEastAsia"/>
        </w:rPr>
      </w:pPr>
      <w:r w:rsidRPr="003629E0">
        <w:rPr>
          <w:rFonts w:eastAsiaTheme="majorEastAsia"/>
        </w:rPr>
        <w:t xml:space="preserve">In the </w:t>
      </w:r>
      <w:r w:rsidRPr="003629E0">
        <w:rPr>
          <w:rFonts w:eastAsiaTheme="majorEastAsia"/>
          <w:i/>
          <w:iCs/>
        </w:rPr>
        <w:t>Search for data class</w:t>
      </w:r>
      <w:r w:rsidRPr="003629E0">
        <w:rPr>
          <w:rFonts w:eastAsiaTheme="majorEastAsia"/>
        </w:rPr>
        <w:t xml:space="preserve"> field, type “Email” and click on the </w:t>
      </w:r>
      <w:r w:rsidRPr="003629E0">
        <w:rPr>
          <w:rFonts w:eastAsiaTheme="majorEastAsia"/>
          <w:b/>
          <w:bCs/>
          <w:i/>
          <w:iCs/>
        </w:rPr>
        <w:t>Email address</w:t>
      </w:r>
      <w:r w:rsidRPr="003629E0">
        <w:rPr>
          <w:rFonts w:eastAsiaTheme="majorEastAsia"/>
        </w:rPr>
        <w:t xml:space="preserve"> data class once it appears.</w:t>
      </w:r>
    </w:p>
    <w:p w14:paraId="44F56196" w14:textId="77777777" w:rsidR="00441E6D" w:rsidRPr="003629E0" w:rsidRDefault="002E485C" w:rsidP="00441E6D">
      <w:pPr>
        <w:pStyle w:val="ListParagraph"/>
        <w:numPr>
          <w:ilvl w:val="1"/>
          <w:numId w:val="29"/>
        </w:numPr>
        <w:rPr>
          <w:rFonts w:eastAsiaTheme="majorEastAsia"/>
        </w:rPr>
      </w:pPr>
      <w:r w:rsidRPr="003629E0">
        <w:rPr>
          <w:rFonts w:eastAsiaTheme="majorEastAsia"/>
        </w:rPr>
        <w:t xml:space="preserve">In section </w:t>
      </w:r>
      <w:r w:rsidRPr="003629E0">
        <w:rPr>
          <w:rFonts w:eastAsiaTheme="majorEastAsia"/>
          <w:i/>
          <w:iCs/>
        </w:rPr>
        <w:t>Select how to mask data</w:t>
      </w:r>
      <w:r w:rsidRPr="003629E0">
        <w:rPr>
          <w:rFonts w:eastAsiaTheme="majorEastAsia"/>
        </w:rPr>
        <w:t>, k</w:t>
      </w:r>
      <w:r w:rsidR="00441E6D" w:rsidRPr="003629E0">
        <w:rPr>
          <w:rFonts w:eastAsiaTheme="majorEastAsia"/>
        </w:rPr>
        <w:t xml:space="preserve">eep </w:t>
      </w:r>
      <w:r w:rsidR="00441E6D" w:rsidRPr="003629E0">
        <w:rPr>
          <w:rFonts w:eastAsiaTheme="majorEastAsia"/>
          <w:b/>
          <w:bCs/>
          <w:i/>
          <w:iCs/>
        </w:rPr>
        <w:t>Redact</w:t>
      </w:r>
      <w:r w:rsidR="00441E6D" w:rsidRPr="003629E0">
        <w:rPr>
          <w:rFonts w:eastAsiaTheme="majorEastAsia"/>
        </w:rPr>
        <w:t xml:space="preserve"> selected </w:t>
      </w:r>
      <w:r w:rsidRPr="003629E0">
        <w:rPr>
          <w:rFonts w:eastAsiaTheme="majorEastAsia"/>
        </w:rPr>
        <w:t>which is the default.</w:t>
      </w:r>
    </w:p>
    <w:p w14:paraId="14AD990D" w14:textId="77777777" w:rsidR="00524E38" w:rsidRPr="003629E0" w:rsidRDefault="002E485C" w:rsidP="00524E38">
      <w:pPr>
        <w:pStyle w:val="ListParagraph"/>
        <w:numPr>
          <w:ilvl w:val="0"/>
          <w:numId w:val="29"/>
        </w:numPr>
        <w:rPr>
          <w:rFonts w:eastAsiaTheme="majorEastAsia"/>
        </w:rPr>
      </w:pPr>
      <w:r w:rsidRPr="003629E0">
        <w:rPr>
          <w:rFonts w:eastAsiaTheme="majorEastAsia"/>
        </w:rPr>
        <w:t xml:space="preserve">The final </w:t>
      </w:r>
      <w:r w:rsidR="00E71654" w:rsidRPr="003629E0">
        <w:rPr>
          <w:rFonts w:eastAsiaTheme="majorEastAsia"/>
          <w:i/>
          <w:iCs/>
        </w:rPr>
        <w:t>Rule details</w:t>
      </w:r>
      <w:r w:rsidRPr="003629E0">
        <w:rPr>
          <w:rFonts w:eastAsiaTheme="majorEastAsia"/>
        </w:rPr>
        <w:t xml:space="preserve"> should look like this:</w:t>
      </w:r>
      <w:r w:rsidRPr="003629E0">
        <w:rPr>
          <w:rFonts w:eastAsiaTheme="majorEastAsia"/>
        </w:rPr>
        <w:br/>
      </w:r>
      <w:r w:rsidR="00E71654" w:rsidRPr="003629E0">
        <w:rPr>
          <w:rFonts w:eastAsiaTheme="majorEastAsia"/>
          <w:noProof/>
        </w:rPr>
        <w:drawing>
          <wp:inline distT="0" distB="0" distL="0" distR="0" wp14:anchorId="1C88AB0D" wp14:editId="4216CCFE">
            <wp:extent cx="5058562" cy="2791008"/>
            <wp:effectExtent l="0" t="0" r="0" b="317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9287" cy="2796925"/>
                    </a:xfrm>
                    <a:prstGeom prst="rect">
                      <a:avLst/>
                    </a:prstGeom>
                  </pic:spPr>
                </pic:pic>
              </a:graphicData>
            </a:graphic>
          </wp:inline>
        </w:drawing>
      </w:r>
    </w:p>
    <w:p w14:paraId="62D54E3A" w14:textId="77777777" w:rsidR="007B7EE8" w:rsidRPr="003629E0" w:rsidRDefault="00E71654" w:rsidP="008B5669">
      <w:pPr>
        <w:pStyle w:val="ListParagraph"/>
        <w:numPr>
          <w:ilvl w:val="0"/>
          <w:numId w:val="29"/>
        </w:numPr>
        <w:rPr>
          <w:rFonts w:eastAsiaTheme="majorEastAsia"/>
        </w:rPr>
      </w:pPr>
      <w:r w:rsidRPr="003629E0">
        <w:rPr>
          <w:rFonts w:eastAsiaTheme="majorEastAsia"/>
        </w:rPr>
        <w:t xml:space="preserve">Click </w:t>
      </w:r>
      <w:r w:rsidRPr="003629E0">
        <w:rPr>
          <w:rFonts w:eastAsiaTheme="majorEastAsia"/>
          <w:b/>
          <w:bCs/>
          <w:i/>
          <w:iCs/>
        </w:rPr>
        <w:t xml:space="preserve">Create </w:t>
      </w:r>
      <w:r w:rsidR="008B5669" w:rsidRPr="003629E0">
        <w:rPr>
          <w:rFonts w:eastAsiaTheme="majorEastAsia"/>
          <w:b/>
          <w:bCs/>
          <w:i/>
          <w:iCs/>
        </w:rPr>
        <w:t>r</w:t>
      </w:r>
      <w:r w:rsidRPr="003629E0">
        <w:rPr>
          <w:rFonts w:eastAsiaTheme="majorEastAsia"/>
          <w:b/>
          <w:bCs/>
          <w:i/>
          <w:iCs/>
        </w:rPr>
        <w:t>ule</w:t>
      </w:r>
      <w:r w:rsidRPr="003629E0">
        <w:rPr>
          <w:rFonts w:eastAsiaTheme="majorEastAsia"/>
        </w:rPr>
        <w:t xml:space="preserve"> to create and enable the rule. The rule will be immediately enabled</w:t>
      </w:r>
      <w:r w:rsidR="00F91C85" w:rsidRPr="003629E0">
        <w:rPr>
          <w:rFonts w:eastAsiaTheme="majorEastAsia"/>
        </w:rPr>
        <w:t>.</w:t>
      </w:r>
      <w:r w:rsidR="00781FFB" w:rsidRPr="003629E0">
        <w:rPr>
          <w:rFonts w:eastAsiaTheme="majorEastAsia"/>
        </w:rPr>
        <w:t xml:space="preserve"> Note that data protection rules are processed in the order of their creation. The first data protection rule whose conditions result in a deny action blocks access to the asset and stops further data protection rule processing.</w:t>
      </w:r>
      <w:r w:rsidR="00781FFB" w:rsidRPr="003629E0">
        <w:rPr>
          <w:rFonts w:eastAsiaTheme="majorEastAsia"/>
        </w:rPr>
        <w:br/>
      </w:r>
      <w:r w:rsidR="00781FFB" w:rsidRPr="003629E0">
        <w:rPr>
          <w:noProof/>
        </w:rPr>
        <mc:AlternateContent>
          <mc:Choice Requires="wps">
            <w:drawing>
              <wp:inline distT="0" distB="0" distL="0" distR="0" wp14:anchorId="7FC2F9BF" wp14:editId="75F40D8B">
                <wp:extent cx="5058410" cy="696287"/>
                <wp:effectExtent l="0" t="0" r="0" b="4445"/>
                <wp:docPr id="75" name="Text Box 75"/>
                <wp:cNvGraphicFramePr/>
                <a:graphic xmlns:a="http://schemas.openxmlformats.org/drawingml/2006/main">
                  <a:graphicData uri="http://schemas.microsoft.com/office/word/2010/wordprocessingShape">
                    <wps:wsp>
                      <wps:cNvSpPr txBox="1"/>
                      <wps:spPr>
                        <a:xfrm>
                          <a:off x="0" y="0"/>
                          <a:ext cx="5058410" cy="696287"/>
                        </a:xfrm>
                        <a:prstGeom prst="rect">
                          <a:avLst/>
                        </a:prstGeom>
                        <a:solidFill>
                          <a:schemeClr val="accent2">
                            <a:lumMod val="20000"/>
                            <a:lumOff val="80000"/>
                          </a:schemeClr>
                        </a:solidFill>
                        <a:ln w="6350">
                          <a:noFill/>
                        </a:ln>
                      </wps:spPr>
                      <wps:txbx>
                        <w:txbxContent>
                          <w:p w14:paraId="2A75860C" w14:textId="77777777" w:rsidR="00044E9A" w:rsidRPr="008B5669" w:rsidRDefault="00044E9A" w:rsidP="00781FFB">
                            <w:pPr>
                              <w:rPr>
                                <w:i/>
                                <w:iCs/>
                                <w:lang w:val="en-GB"/>
                              </w:rPr>
                            </w:pPr>
                            <w:r>
                              <w:rPr>
                                <w:b/>
                                <w:bCs/>
                                <w:i/>
                                <w:iCs/>
                              </w:rPr>
                              <w:t xml:space="preserve">Important: </w:t>
                            </w:r>
                            <w:r>
                              <w:rPr>
                                <w:i/>
                                <w:iCs/>
                              </w:rPr>
                              <w:t xml:space="preserve">The data protection rule relies on the proper assignment of data class </w:t>
                            </w:r>
                            <w:r w:rsidRPr="00781FFB">
                              <w:t>Email</w:t>
                            </w:r>
                            <w:r>
                              <w:t xml:space="preserve"> address</w:t>
                            </w:r>
                            <w:r>
                              <w:rPr>
                                <w:i/>
                                <w:iCs/>
                              </w:rPr>
                              <w:t>. If the data class is not assigned to a column, its data will not be masked even if it contains sensitive email addresses.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C2F9BF" id="Text Box 75" o:spid="_x0000_s1032" type="#_x0000_t202" style="width:398.3pt;height:5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" fillcolor="#fbe4d5 [661]" stroked="f" strokeweight=".5pt">
                <v:textbox>
                  <w:txbxContent>
                    <w:p w14:paraId="2A75860C" w14:textId="77777777" w:rsidR="00044E9A" w:rsidRPr="008B5669" w:rsidRDefault="00044E9A" w:rsidP="00781FFB">
                      <w:pPr>
                        <w:rPr>
                          <w:i/>
                          <w:iCs/>
                          <w:lang w:val="en-GB"/>
                        </w:rPr>
                      </w:pPr>
                      <w:r>
                        <w:rPr>
                          <w:b/>
                          <w:bCs/>
                          <w:i/>
                          <w:iCs/>
                        </w:rPr>
                        <w:t xml:space="preserve">Important: </w:t>
                      </w:r>
                      <w:r>
                        <w:rPr>
                          <w:i/>
                          <w:iCs/>
                        </w:rPr>
                        <w:t xml:space="preserve">The data protection rule relies on the proper assignment of data class </w:t>
                      </w:r>
                      <w:r w:rsidRPr="00781FFB">
                        <w:t>Email</w:t>
                      </w:r>
                      <w:r>
                        <w:t xml:space="preserve"> address</w:t>
                      </w:r>
                      <w:r>
                        <w:rPr>
                          <w:i/>
                          <w:iCs/>
                        </w:rPr>
                        <w:t>. If the data class is not assigned to a column, its data will not be masked even if it contains sensitive email addresses.</w:t>
                      </w:r>
                    </w:p>
                  </w:txbxContent>
                </v:textbox>
                <w10:anchorlock/>
              </v:shape>
            </w:pict>
          </mc:Fallback>
        </mc:AlternateContent>
      </w:r>
    </w:p>
    <w:p w14:paraId="2C27045A" w14:textId="77777777" w:rsidR="00856C10" w:rsidRPr="003629E0" w:rsidRDefault="00A95B76" w:rsidP="00F91C85">
      <w:pPr>
        <w:pStyle w:val="ListParagraph"/>
        <w:numPr>
          <w:ilvl w:val="0"/>
          <w:numId w:val="29"/>
        </w:numPr>
        <w:rPr>
          <w:rFonts w:eastAsiaTheme="majorEastAsia"/>
        </w:rPr>
      </w:pPr>
      <w:r w:rsidRPr="003629E0">
        <w:rPr>
          <w:rFonts w:eastAsiaTheme="majorEastAsia"/>
        </w:rPr>
        <w:t>For documentation purposes, a</w:t>
      </w:r>
      <w:r w:rsidR="00FB64F6" w:rsidRPr="003629E0">
        <w:rPr>
          <w:rFonts w:eastAsiaTheme="majorEastAsia"/>
        </w:rPr>
        <w:t xml:space="preserve">dd the data protection rule to the </w:t>
      </w:r>
      <w:r w:rsidR="00FB64F6" w:rsidRPr="003629E0">
        <w:rPr>
          <w:rFonts w:eastAsiaTheme="majorEastAsia"/>
          <w:i/>
          <w:iCs/>
        </w:rPr>
        <w:t>Protect personal identifiable information (PII)</w:t>
      </w:r>
      <w:r w:rsidR="00FB64F6" w:rsidRPr="003629E0">
        <w:rPr>
          <w:rFonts w:eastAsiaTheme="majorEastAsia"/>
        </w:rPr>
        <w:t xml:space="preserve"> policy.</w:t>
      </w:r>
    </w:p>
    <w:p w14:paraId="6FDEBF25" w14:textId="33BF4909" w:rsidR="00FB64F6" w:rsidRPr="003629E0" w:rsidRDefault="00FB64F6" w:rsidP="00FB64F6">
      <w:pPr>
        <w:pStyle w:val="ListParagraph"/>
        <w:numPr>
          <w:ilvl w:val="1"/>
          <w:numId w:val="29"/>
        </w:numPr>
        <w:rPr>
          <w:rFonts w:eastAsiaTheme="majorEastAsia"/>
        </w:rPr>
      </w:pPr>
      <w:r w:rsidRPr="003629E0">
        <w:t xml:space="preserve">In the main menu, navigate to </w:t>
      </w:r>
      <w:r w:rsidR="00993DC7">
        <w:rPr>
          <w:b/>
          <w:bCs/>
          <w:i/>
          <w:iCs/>
        </w:rPr>
        <w:t>Governance</w:t>
      </w:r>
      <w:r w:rsidRPr="003629E0">
        <w:rPr>
          <w:b/>
          <w:bCs/>
          <w:i/>
          <w:iCs/>
        </w:rPr>
        <w:t xml:space="preserve"> -&gt; Policies</w:t>
      </w:r>
      <w:r w:rsidRPr="003629E0">
        <w:t>.</w:t>
      </w:r>
    </w:p>
    <w:p w14:paraId="4F57CF19" w14:textId="77777777" w:rsidR="00FB64F6" w:rsidRPr="003629E0" w:rsidRDefault="00FB64F6" w:rsidP="00FB64F6">
      <w:pPr>
        <w:pStyle w:val="ListParagraph"/>
        <w:numPr>
          <w:ilvl w:val="1"/>
          <w:numId w:val="29"/>
        </w:numPr>
        <w:rPr>
          <w:rFonts w:eastAsiaTheme="majorEastAsia"/>
        </w:rPr>
      </w:pPr>
      <w:r w:rsidRPr="003629E0">
        <w:rPr>
          <w:rFonts w:eastAsiaTheme="majorEastAsia"/>
        </w:rPr>
        <w:t xml:space="preserve">Click on the </w:t>
      </w:r>
      <w:r w:rsidRPr="003629E0">
        <w:rPr>
          <w:rFonts w:eastAsiaTheme="majorEastAsia"/>
          <w:i/>
          <w:iCs/>
        </w:rPr>
        <w:t xml:space="preserve">Protect personal identifiable information (PII) </w:t>
      </w:r>
      <w:r w:rsidRPr="003629E0">
        <w:rPr>
          <w:rFonts w:eastAsiaTheme="majorEastAsia"/>
        </w:rPr>
        <w:t>policy to open its details page.</w:t>
      </w:r>
    </w:p>
    <w:p w14:paraId="76B0D835" w14:textId="77777777" w:rsidR="00FB64F6" w:rsidRPr="003629E0" w:rsidRDefault="00FB64F6" w:rsidP="00FB64F6">
      <w:pPr>
        <w:pStyle w:val="ListParagraph"/>
        <w:numPr>
          <w:ilvl w:val="1"/>
          <w:numId w:val="29"/>
        </w:numPr>
        <w:rPr>
          <w:rFonts w:eastAsiaTheme="majorEastAsia"/>
        </w:rPr>
      </w:pPr>
      <w:r w:rsidRPr="003629E0">
        <w:rPr>
          <w:rFonts w:eastAsiaTheme="majorEastAsia"/>
        </w:rPr>
        <w:t xml:space="preserve">In the </w:t>
      </w:r>
      <w:r w:rsidRPr="003629E0">
        <w:rPr>
          <w:rFonts w:eastAsiaTheme="majorEastAsia"/>
          <w:i/>
          <w:iCs/>
        </w:rPr>
        <w:t>Data protection rules</w:t>
      </w:r>
      <w:r w:rsidRPr="003629E0">
        <w:rPr>
          <w:rFonts w:eastAsiaTheme="majorEastAsia"/>
        </w:rPr>
        <w:t xml:space="preserve"> section click on the </w:t>
      </w:r>
      <w:r w:rsidR="009E043E" w:rsidRPr="003629E0">
        <w:rPr>
          <w:rFonts w:eastAsiaTheme="majorEastAsia"/>
          <w:b/>
          <w:bCs/>
          <w:i/>
          <w:iCs/>
        </w:rPr>
        <w:t>Add data protection rules</w:t>
      </w:r>
      <w:r w:rsidR="009E043E" w:rsidRPr="003629E0">
        <w:rPr>
          <w:rFonts w:eastAsiaTheme="majorEastAsia"/>
        </w:rPr>
        <w:t xml:space="preserve"> link on the right.</w:t>
      </w:r>
    </w:p>
    <w:p w14:paraId="79635932" w14:textId="77777777" w:rsidR="009E043E" w:rsidRPr="003629E0" w:rsidRDefault="009E043E" w:rsidP="00FB64F6">
      <w:pPr>
        <w:pStyle w:val="ListParagraph"/>
        <w:numPr>
          <w:ilvl w:val="1"/>
          <w:numId w:val="29"/>
        </w:numPr>
        <w:rPr>
          <w:rFonts w:eastAsiaTheme="majorEastAsia"/>
        </w:rPr>
      </w:pPr>
      <w:r w:rsidRPr="003629E0">
        <w:rPr>
          <w:rFonts w:eastAsiaTheme="majorEastAsia"/>
        </w:rPr>
        <w:t xml:space="preserve">Select the newly created data protection rule and confirm by clicking </w:t>
      </w:r>
      <w:r w:rsidRPr="003629E0">
        <w:rPr>
          <w:rFonts w:eastAsiaTheme="majorEastAsia"/>
          <w:b/>
          <w:bCs/>
          <w:i/>
          <w:iCs/>
        </w:rPr>
        <w:t>Add</w:t>
      </w:r>
      <w:r w:rsidRPr="003629E0">
        <w:rPr>
          <w:rFonts w:eastAsiaTheme="majorEastAsia"/>
        </w:rPr>
        <w:t>.</w:t>
      </w:r>
    </w:p>
    <w:p w14:paraId="7361BB63" w14:textId="77777777" w:rsidR="00524E38" w:rsidRPr="003629E0" w:rsidRDefault="009E043E" w:rsidP="003629E0">
      <w:pPr>
        <w:pStyle w:val="ListParagraph"/>
        <w:numPr>
          <w:ilvl w:val="0"/>
          <w:numId w:val="29"/>
        </w:numPr>
      </w:pPr>
      <w:r w:rsidRPr="003629E0">
        <w:rPr>
          <w:rFonts w:eastAsiaTheme="majorEastAsia"/>
        </w:rPr>
        <w:t>Note that the data protection rule will remain active even if the policy is deleted.</w:t>
      </w:r>
    </w:p>
    <w:p w14:paraId="075EB849" w14:textId="77777777" w:rsidR="00870C74" w:rsidRPr="003629E0" w:rsidRDefault="00870C74" w:rsidP="00870C74">
      <w:pPr>
        <w:rPr>
          <w:lang w:val="en-US"/>
        </w:rPr>
      </w:pPr>
    </w:p>
    <w:p w14:paraId="57D06A9C" w14:textId="77777777" w:rsidR="0042433C" w:rsidRPr="003629E0" w:rsidRDefault="0042433C" w:rsidP="0042433C">
      <w:pPr>
        <w:rPr>
          <w:lang w:val="en-US"/>
        </w:rPr>
      </w:pPr>
    </w:p>
    <w:p w14:paraId="7196D54F" w14:textId="77777777" w:rsidR="00E65D97" w:rsidRPr="003629E0" w:rsidRDefault="00E65D97" w:rsidP="00E65D97">
      <w:pPr>
        <w:pStyle w:val="ListParagraph"/>
      </w:pPr>
    </w:p>
    <w:p w14:paraId="42823474" w14:textId="77777777" w:rsidR="0026697A" w:rsidRPr="003629E0" w:rsidRDefault="0026697A" w:rsidP="0026697A">
      <w:pPr>
        <w:pStyle w:val="Heading1"/>
      </w:pPr>
      <w:bookmarkStart w:id="29" w:name="_Toc123300983"/>
      <w:r w:rsidRPr="003629E0">
        <w:lastRenderedPageBreak/>
        <w:t>Working with governed data assets in projects and catalogs</w:t>
      </w:r>
      <w:bookmarkEnd w:id="29"/>
    </w:p>
    <w:p w14:paraId="1823309E" w14:textId="77777777" w:rsidR="00970A82" w:rsidRPr="003629E0" w:rsidRDefault="004A39A5" w:rsidP="00970A82">
      <w:pPr>
        <w:rPr>
          <w:lang w:val="en-US" w:eastAsia="en-US"/>
        </w:rPr>
      </w:pPr>
      <w:r w:rsidRPr="003629E0">
        <w:rPr>
          <w:lang w:val="en-US" w:eastAsia="en-US"/>
        </w:rPr>
        <w:t>In this</w:t>
      </w:r>
      <w:r w:rsidR="00970A82" w:rsidRPr="003629E0">
        <w:rPr>
          <w:lang w:val="en-US" w:eastAsia="en-US"/>
        </w:rPr>
        <w:t xml:space="preserve"> </w:t>
      </w:r>
      <w:r w:rsidR="00892C6D" w:rsidRPr="003629E0">
        <w:rPr>
          <w:lang w:val="en-US" w:eastAsia="en-US"/>
        </w:rPr>
        <w:t>chapter</w:t>
      </w:r>
      <w:r w:rsidR="00970A82" w:rsidRPr="003629E0">
        <w:rPr>
          <w:lang w:val="en-US" w:eastAsia="en-US"/>
        </w:rPr>
        <w:t xml:space="preserve"> </w:t>
      </w:r>
      <w:r w:rsidRPr="003629E0">
        <w:rPr>
          <w:lang w:val="en-US" w:eastAsia="en-US"/>
        </w:rPr>
        <w:t xml:space="preserve">you will </w:t>
      </w:r>
      <w:r w:rsidR="00892C6D" w:rsidRPr="003629E0">
        <w:rPr>
          <w:lang w:val="en-US" w:eastAsia="en-US"/>
        </w:rPr>
        <w:t xml:space="preserve">create </w:t>
      </w:r>
      <w:r w:rsidR="00970A82" w:rsidRPr="003629E0">
        <w:rPr>
          <w:lang w:val="en-US" w:eastAsia="en-US"/>
        </w:rPr>
        <w:t xml:space="preserve">a project in CPD, </w:t>
      </w:r>
      <w:r w:rsidR="00892C6D" w:rsidRPr="003629E0">
        <w:rPr>
          <w:lang w:val="en-US" w:eastAsia="en-US"/>
        </w:rPr>
        <w:t xml:space="preserve">add </w:t>
      </w:r>
      <w:r w:rsidR="00970A82" w:rsidRPr="003629E0">
        <w:rPr>
          <w:lang w:val="en-US" w:eastAsia="en-US"/>
        </w:rPr>
        <w:t xml:space="preserve">data assets to it, and </w:t>
      </w:r>
      <w:r w:rsidR="00892C6D" w:rsidRPr="003629E0">
        <w:rPr>
          <w:lang w:val="en-US" w:eastAsia="en-US"/>
        </w:rPr>
        <w:t xml:space="preserve">analyze </w:t>
      </w:r>
      <w:r w:rsidR="00970A82" w:rsidRPr="003629E0">
        <w:rPr>
          <w:lang w:val="en-US" w:eastAsia="en-US"/>
        </w:rPr>
        <w:t xml:space="preserve">the data using the implicit profiling capability. The data is then being shared with a data catalog and it is demonstrated how a data protection rule can </w:t>
      </w:r>
      <w:r w:rsidR="00146A1E" w:rsidRPr="003629E0">
        <w:rPr>
          <w:lang w:val="en-US" w:eastAsia="en-US"/>
        </w:rPr>
        <w:t xml:space="preserve">automatically </w:t>
      </w:r>
      <w:r w:rsidR="00970A82" w:rsidRPr="003629E0">
        <w:rPr>
          <w:lang w:val="en-US" w:eastAsia="en-US"/>
        </w:rPr>
        <w:t>hide sensitive information from a user.</w:t>
      </w:r>
    </w:p>
    <w:p w14:paraId="190CD526" w14:textId="77777777" w:rsidR="0026697A" w:rsidRPr="003629E0" w:rsidRDefault="0026697A" w:rsidP="0026697A">
      <w:pPr>
        <w:pStyle w:val="Heading3"/>
      </w:pPr>
      <w:bookmarkStart w:id="30" w:name="_Toc123300984"/>
      <w:r w:rsidRPr="003629E0">
        <w:t>Importing project data from a zip file</w:t>
      </w:r>
      <w:bookmarkEnd w:id="30"/>
    </w:p>
    <w:p w14:paraId="1C59CBAE" w14:textId="77777777" w:rsidR="0026697A" w:rsidRPr="003629E0" w:rsidRDefault="0026697A" w:rsidP="0026697A">
      <w:pPr>
        <w:rPr>
          <w:lang w:val="en-US" w:eastAsia="en-US"/>
        </w:rPr>
      </w:pPr>
      <w:r w:rsidRPr="003629E0">
        <w:rPr>
          <w:lang w:val="en-US"/>
        </w:rPr>
        <w:t>Perform the following steps to import the project zip file delivered with the industry accelerator downloaded above</w:t>
      </w:r>
      <w:r w:rsidR="00970A82" w:rsidRPr="003629E0">
        <w:rPr>
          <w:lang w:val="en-US"/>
        </w:rPr>
        <w:t>:</w:t>
      </w:r>
    </w:p>
    <w:p w14:paraId="3BE78084" w14:textId="6AC9C955" w:rsidR="0026697A" w:rsidRPr="003629E0" w:rsidRDefault="0026697A" w:rsidP="0026697A">
      <w:pPr>
        <w:pStyle w:val="ListParagraph"/>
        <w:numPr>
          <w:ilvl w:val="0"/>
          <w:numId w:val="7"/>
        </w:numPr>
      </w:pPr>
      <w:r w:rsidRPr="003629E0">
        <w:t xml:space="preserve">In the main menu, navigate to </w:t>
      </w:r>
      <w:r w:rsidRPr="003629E0">
        <w:rPr>
          <w:b/>
          <w:bCs/>
          <w:i/>
          <w:iCs/>
        </w:rPr>
        <w:t>Projects</w:t>
      </w:r>
      <w:r w:rsidR="007429FD">
        <w:rPr>
          <w:b/>
          <w:bCs/>
          <w:i/>
          <w:iCs/>
        </w:rPr>
        <w:t xml:space="preserve"> -&gt; All projects</w:t>
      </w:r>
      <w:r w:rsidRPr="003629E0">
        <w:rPr>
          <w:i/>
          <w:iCs/>
        </w:rPr>
        <w:t>.</w:t>
      </w:r>
    </w:p>
    <w:p w14:paraId="3B3A2B89" w14:textId="77777777" w:rsidR="0026697A" w:rsidRPr="003629E0" w:rsidRDefault="0026697A" w:rsidP="0026697A">
      <w:pPr>
        <w:pStyle w:val="ListParagraph"/>
        <w:numPr>
          <w:ilvl w:val="0"/>
          <w:numId w:val="7"/>
        </w:numPr>
      </w:pPr>
      <w:r w:rsidRPr="003629E0">
        <w:t xml:space="preserve">Click on </w:t>
      </w:r>
      <w:r w:rsidRPr="003629E0">
        <w:rPr>
          <w:b/>
          <w:bCs/>
          <w:i/>
          <w:iCs/>
        </w:rPr>
        <w:t>New project</w:t>
      </w:r>
      <w:r w:rsidRPr="003629E0">
        <w:t xml:space="preserve"> in the upper right corner.</w:t>
      </w:r>
    </w:p>
    <w:p w14:paraId="41A4E99B" w14:textId="77777777" w:rsidR="0026697A" w:rsidRPr="003629E0" w:rsidRDefault="0026697A" w:rsidP="0026697A">
      <w:pPr>
        <w:pStyle w:val="ListParagraph"/>
        <w:numPr>
          <w:ilvl w:val="0"/>
          <w:numId w:val="7"/>
        </w:numPr>
      </w:pPr>
      <w:r w:rsidRPr="003629E0">
        <w:t xml:space="preserve">Select option </w:t>
      </w:r>
      <w:r w:rsidRPr="003629E0">
        <w:rPr>
          <w:b/>
          <w:bCs/>
          <w:i/>
          <w:iCs/>
        </w:rPr>
        <w:t>Analytics project</w:t>
      </w:r>
      <w:r w:rsidRPr="003629E0">
        <w:rPr>
          <w:i/>
          <w:iCs/>
        </w:rPr>
        <w:t xml:space="preserve"> </w:t>
      </w:r>
      <w:r w:rsidRPr="003629E0">
        <w:t xml:space="preserve">and click </w:t>
      </w:r>
      <w:r w:rsidRPr="003629E0">
        <w:rPr>
          <w:b/>
          <w:bCs/>
          <w:i/>
          <w:iCs/>
        </w:rPr>
        <w:t>Next</w:t>
      </w:r>
      <w:r w:rsidRPr="003629E0">
        <w:t>.</w:t>
      </w:r>
    </w:p>
    <w:p w14:paraId="6EA2BA0B" w14:textId="77777777" w:rsidR="0026697A" w:rsidRPr="003629E0" w:rsidRDefault="0026697A" w:rsidP="0026697A">
      <w:pPr>
        <w:pStyle w:val="ListParagraph"/>
        <w:numPr>
          <w:ilvl w:val="0"/>
          <w:numId w:val="7"/>
        </w:numPr>
      </w:pPr>
      <w:r w:rsidRPr="003629E0">
        <w:t xml:space="preserve">Click </w:t>
      </w:r>
      <w:r w:rsidRPr="003629E0">
        <w:rPr>
          <w:b/>
          <w:bCs/>
          <w:i/>
          <w:iCs/>
        </w:rPr>
        <w:t>Create a project from a file</w:t>
      </w:r>
      <w:r w:rsidRPr="003629E0">
        <w:t>.</w:t>
      </w:r>
    </w:p>
    <w:p w14:paraId="73C836EC" w14:textId="4CE280F9" w:rsidR="0026697A" w:rsidRPr="003629E0" w:rsidRDefault="0026697A" w:rsidP="0026697A">
      <w:pPr>
        <w:pStyle w:val="ListParagraph"/>
        <w:numPr>
          <w:ilvl w:val="0"/>
          <w:numId w:val="7"/>
        </w:numPr>
      </w:pPr>
      <w:r w:rsidRPr="003629E0">
        <w:t xml:space="preserve">Browse for the </w:t>
      </w:r>
      <w:r w:rsidRPr="003629E0">
        <w:rPr>
          <w:i/>
          <w:iCs/>
        </w:rPr>
        <w:t>utilities-payment-risk-prediction-analytics-project.zip</w:t>
      </w:r>
      <w:r w:rsidRPr="003629E0">
        <w:t xml:space="preserve"> file</w:t>
      </w:r>
      <w:r w:rsidR="00D45CBA" w:rsidRPr="003629E0">
        <w:t xml:space="preserve"> downloaded in section </w:t>
      </w:r>
      <w:r w:rsidR="00D45CBA" w:rsidRPr="003629E0">
        <w:fldChar w:fldCharType="begin"/>
      </w:r>
      <w:r w:rsidR="00D45CBA" w:rsidRPr="003629E0">
        <w:instrText xml:space="preserve"> REF _Ref45095356 \r \h </w:instrText>
      </w:r>
      <w:r w:rsidR="00D45CBA" w:rsidRPr="003629E0">
        <w:fldChar w:fldCharType="separate"/>
      </w:r>
      <w:r w:rsidR="00044E9A">
        <w:t>2.4</w:t>
      </w:r>
      <w:r w:rsidR="00D45CBA" w:rsidRPr="003629E0">
        <w:fldChar w:fldCharType="end"/>
      </w:r>
      <w:r w:rsidR="00D45CBA" w:rsidRPr="003629E0">
        <w:t xml:space="preserve"> and select it</w:t>
      </w:r>
      <w:r w:rsidRPr="003629E0">
        <w:t>.</w:t>
      </w:r>
    </w:p>
    <w:p w14:paraId="62EFF08C" w14:textId="27FBAF38" w:rsidR="0026697A" w:rsidRPr="003629E0" w:rsidRDefault="0026697A" w:rsidP="0026697A">
      <w:pPr>
        <w:pStyle w:val="ListParagraph"/>
        <w:numPr>
          <w:ilvl w:val="0"/>
          <w:numId w:val="7"/>
        </w:numPr>
      </w:pPr>
      <w:r w:rsidRPr="003629E0">
        <w:t xml:space="preserve">In the </w:t>
      </w:r>
      <w:r w:rsidRPr="003629E0">
        <w:rPr>
          <w:i/>
          <w:iCs/>
        </w:rPr>
        <w:t>Name</w:t>
      </w:r>
      <w:r w:rsidRPr="003629E0">
        <w:t xml:space="preserve"> field, enter “</w:t>
      </w:r>
      <w:r w:rsidRPr="003629E0">
        <w:rPr>
          <w:i/>
          <w:iCs/>
        </w:rPr>
        <w:t xml:space="preserve">Utilities Payment Risk Prediction – &lt;your id&gt;” </w:t>
      </w:r>
      <w:r w:rsidRPr="003629E0">
        <w:t xml:space="preserve">where your id stands for your mail id, e.g. </w:t>
      </w:r>
      <w:proofErr w:type="spellStart"/>
      <w:r w:rsidR="00256EB9">
        <w:rPr>
          <w:i/>
          <w:iCs/>
        </w:rPr>
        <w:t>prakedia</w:t>
      </w:r>
      <w:proofErr w:type="spellEnd"/>
      <w:r w:rsidRPr="003629E0">
        <w:t xml:space="preserve">. </w:t>
      </w:r>
    </w:p>
    <w:p w14:paraId="29EC0B98" w14:textId="09576EC1" w:rsidR="0026697A" w:rsidRPr="003629E0" w:rsidRDefault="0026697A" w:rsidP="0026697A">
      <w:pPr>
        <w:pStyle w:val="ListParagraph"/>
        <w:numPr>
          <w:ilvl w:val="0"/>
          <w:numId w:val="7"/>
        </w:numPr>
      </w:pPr>
      <w:r w:rsidRPr="003629E0">
        <w:t xml:space="preserve">Click </w:t>
      </w:r>
      <w:r w:rsidR="007429FD">
        <w:rPr>
          <w:b/>
          <w:bCs/>
          <w:i/>
          <w:iCs/>
        </w:rPr>
        <w:t>Create</w:t>
      </w:r>
      <w:r w:rsidRPr="003629E0">
        <w:t>.</w:t>
      </w:r>
    </w:p>
    <w:p w14:paraId="5F858CCD" w14:textId="77777777" w:rsidR="0026697A" w:rsidRPr="003629E0" w:rsidRDefault="0026697A" w:rsidP="0026697A">
      <w:pPr>
        <w:pStyle w:val="ListParagraph"/>
        <w:numPr>
          <w:ilvl w:val="0"/>
          <w:numId w:val="7"/>
        </w:numPr>
      </w:pPr>
      <w:r w:rsidRPr="003629E0">
        <w:t xml:space="preserve">Wait for the import to be completed and click </w:t>
      </w:r>
      <w:r w:rsidRPr="003629E0">
        <w:rPr>
          <w:b/>
          <w:bCs/>
          <w:i/>
          <w:iCs/>
        </w:rPr>
        <w:t>View new project</w:t>
      </w:r>
      <w:r w:rsidRPr="003629E0">
        <w:t>.</w:t>
      </w:r>
    </w:p>
    <w:p w14:paraId="2177725C" w14:textId="77777777" w:rsidR="0026697A" w:rsidRPr="003629E0" w:rsidRDefault="0026697A" w:rsidP="0026697A">
      <w:pPr>
        <w:pStyle w:val="ListParagraph"/>
        <w:numPr>
          <w:ilvl w:val="0"/>
          <w:numId w:val="7"/>
        </w:numPr>
      </w:pPr>
      <w:r w:rsidRPr="003629E0">
        <w:t xml:space="preserve">Navigate to the </w:t>
      </w:r>
      <w:r w:rsidRPr="003629E0">
        <w:rPr>
          <w:b/>
          <w:bCs/>
          <w:i/>
          <w:iCs/>
        </w:rPr>
        <w:t>Assets</w:t>
      </w:r>
      <w:r w:rsidRPr="003629E0">
        <w:rPr>
          <w:i/>
          <w:iCs/>
        </w:rPr>
        <w:t xml:space="preserve"> </w:t>
      </w:r>
      <w:r w:rsidRPr="003629E0">
        <w:t>tab of the project. You will see the imported CSV files and notebooks.</w:t>
      </w:r>
    </w:p>
    <w:p w14:paraId="7E6AFDBF" w14:textId="77777777" w:rsidR="0026697A" w:rsidRPr="003629E0" w:rsidRDefault="0026697A" w:rsidP="0026697A">
      <w:pPr>
        <w:pStyle w:val="Heading3"/>
      </w:pPr>
      <w:bookmarkStart w:id="31" w:name="_Toc123300985"/>
      <w:r w:rsidRPr="003629E0">
        <w:t>Creating data profiles in projects</w:t>
      </w:r>
      <w:bookmarkEnd w:id="31"/>
    </w:p>
    <w:p w14:paraId="69958FC8" w14:textId="51310F28" w:rsidR="0026697A" w:rsidRPr="003629E0" w:rsidRDefault="0026697A" w:rsidP="0026697A">
      <w:pPr>
        <w:pStyle w:val="ListParagraph"/>
        <w:numPr>
          <w:ilvl w:val="0"/>
          <w:numId w:val="21"/>
        </w:numPr>
      </w:pPr>
      <w:r w:rsidRPr="003629E0">
        <w:t xml:space="preserve">In the main menu, navigate to </w:t>
      </w:r>
      <w:r w:rsidRPr="003629E0">
        <w:rPr>
          <w:b/>
          <w:bCs/>
          <w:i/>
          <w:iCs/>
        </w:rPr>
        <w:t>Projects</w:t>
      </w:r>
      <w:r w:rsidR="007B53F3">
        <w:rPr>
          <w:b/>
          <w:bCs/>
          <w:i/>
          <w:iCs/>
        </w:rPr>
        <w:t xml:space="preserve"> -&gt; All projects</w:t>
      </w:r>
      <w:r w:rsidRPr="003629E0">
        <w:t>.</w:t>
      </w:r>
    </w:p>
    <w:p w14:paraId="29B9CE30" w14:textId="77777777" w:rsidR="0026697A" w:rsidRPr="003629E0" w:rsidRDefault="0026697A" w:rsidP="0026697A">
      <w:pPr>
        <w:pStyle w:val="ListParagraph"/>
        <w:numPr>
          <w:ilvl w:val="0"/>
          <w:numId w:val="21"/>
        </w:numPr>
      </w:pPr>
      <w:r w:rsidRPr="003629E0">
        <w:t>Open the “</w:t>
      </w:r>
      <w:r w:rsidRPr="003629E0">
        <w:rPr>
          <w:i/>
          <w:iCs/>
        </w:rPr>
        <w:t xml:space="preserve">Utilities Payment Risk Prediction – &lt;your id&gt;” </w:t>
      </w:r>
      <w:r w:rsidRPr="003629E0">
        <w:t>project you created above.</w:t>
      </w:r>
    </w:p>
    <w:p w14:paraId="5827DBCE" w14:textId="77777777" w:rsidR="0026697A" w:rsidRPr="003629E0" w:rsidRDefault="0026697A" w:rsidP="0026697A">
      <w:pPr>
        <w:pStyle w:val="ListParagraph"/>
        <w:numPr>
          <w:ilvl w:val="0"/>
          <w:numId w:val="21"/>
        </w:numPr>
      </w:pPr>
      <w:r w:rsidRPr="003629E0">
        <w:t xml:space="preserve">In the </w:t>
      </w:r>
      <w:r w:rsidRPr="003629E0">
        <w:rPr>
          <w:i/>
          <w:iCs/>
        </w:rPr>
        <w:t>Data assets</w:t>
      </w:r>
      <w:r w:rsidRPr="003629E0">
        <w:t xml:space="preserve"> section, click on </w:t>
      </w:r>
      <w:r w:rsidRPr="003629E0">
        <w:rPr>
          <w:b/>
          <w:bCs/>
          <w:i/>
          <w:iCs/>
        </w:rPr>
        <w:t>View all</w:t>
      </w:r>
      <w:r w:rsidRPr="003629E0">
        <w:t>.</w:t>
      </w:r>
    </w:p>
    <w:p w14:paraId="0C285BE9" w14:textId="77777777" w:rsidR="0026697A" w:rsidRPr="003629E0" w:rsidRDefault="0026697A" w:rsidP="0026697A">
      <w:pPr>
        <w:pStyle w:val="ListParagraph"/>
        <w:numPr>
          <w:ilvl w:val="0"/>
          <w:numId w:val="21"/>
        </w:numPr>
      </w:pPr>
      <w:r w:rsidRPr="003629E0">
        <w:t xml:space="preserve">Click on </w:t>
      </w:r>
      <w:r w:rsidRPr="003629E0">
        <w:rPr>
          <w:b/>
          <w:bCs/>
          <w:i/>
          <w:iCs/>
        </w:rPr>
        <w:t>Show more</w:t>
      </w:r>
      <w:r w:rsidRPr="003629E0">
        <w:t xml:space="preserve"> at the bottom of the screen to see all data assets.</w:t>
      </w:r>
    </w:p>
    <w:p w14:paraId="035AA69B" w14:textId="77777777" w:rsidR="0026697A" w:rsidRPr="003629E0" w:rsidRDefault="0026697A" w:rsidP="0026697A">
      <w:pPr>
        <w:pStyle w:val="ListParagraph"/>
        <w:numPr>
          <w:ilvl w:val="0"/>
          <w:numId w:val="21"/>
        </w:numPr>
      </w:pPr>
      <w:r w:rsidRPr="003629E0">
        <w:t>Navigate to the CUSTOMER.csv file.</w:t>
      </w:r>
      <w:r w:rsidRPr="003629E0">
        <w:br/>
      </w:r>
      <w:r w:rsidRPr="003629E0">
        <w:rPr>
          <w:noProof/>
        </w:rPr>
        <mc:AlternateContent>
          <mc:Choice Requires="wps">
            <w:drawing>
              <wp:inline distT="0" distB="0" distL="0" distR="0" wp14:anchorId="2EB882C3" wp14:editId="777D30A7">
                <wp:extent cx="5259600" cy="680400"/>
                <wp:effectExtent l="0" t="0" r="0" b="5715"/>
                <wp:docPr id="24" name="Text Box 24"/>
                <wp:cNvGraphicFramePr/>
                <a:graphic xmlns:a="http://schemas.openxmlformats.org/drawingml/2006/main">
                  <a:graphicData uri="http://schemas.microsoft.com/office/word/2010/wordprocessingShape">
                    <wps:wsp>
                      <wps:cNvSpPr txBox="1"/>
                      <wps:spPr>
                        <a:xfrm>
                          <a:off x="0" y="0"/>
                          <a:ext cx="5259600" cy="680400"/>
                        </a:xfrm>
                        <a:prstGeom prst="rect">
                          <a:avLst/>
                        </a:prstGeom>
                        <a:solidFill>
                          <a:schemeClr val="accent6">
                            <a:lumMod val="20000"/>
                            <a:lumOff val="80000"/>
                          </a:schemeClr>
                        </a:solidFill>
                        <a:ln w="6350">
                          <a:noFill/>
                        </a:ln>
                      </wps:spPr>
                      <wps:txbx>
                        <w:txbxContent>
                          <w:p w14:paraId="2D67BAEC" w14:textId="77777777" w:rsidR="00044E9A" w:rsidRPr="004478B4" w:rsidRDefault="00044E9A" w:rsidP="0026697A">
                            <w:pPr>
                              <w:rPr>
                                <w:i/>
                                <w:iCs/>
                                <w:color w:val="000000" w:themeColor="text1"/>
                              </w:rPr>
                            </w:pPr>
                            <w:r>
                              <w:rPr>
                                <w:b/>
                                <w:bCs/>
                                <w:i/>
                                <w:iCs/>
                                <w:lang w:val="en-GB"/>
                              </w:rPr>
                              <w:t>Hint</w:t>
                            </w:r>
                            <w:r w:rsidRPr="004478B4">
                              <w:rPr>
                                <w:b/>
                                <w:bCs/>
                                <w:i/>
                                <w:iCs/>
                              </w:rPr>
                              <w:t>:</w:t>
                            </w:r>
                            <w:r w:rsidRPr="004478B4">
                              <w:rPr>
                                <w:i/>
                                <w:iCs/>
                              </w:rPr>
                              <w:t xml:space="preserve"> </w:t>
                            </w:r>
                            <w:r>
                              <w:rPr>
                                <w:i/>
                                <w:iCs/>
                              </w:rPr>
                              <w:t>A simpler way of navigating to a specific asset is to type part of its name into the search field at the top of the screen which will show a subset of matching assets.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B882C3" id="Text Box 24" o:spid="_x0000_s1033" type="#_x0000_t202" style="width:414.15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" fillcolor="#e2efd9 [665]" stroked="f" strokeweight=".5pt">
                <v:textbox>
                  <w:txbxContent>
                    <w:p w14:paraId="2D67BAEC" w14:textId="77777777" w:rsidR="00044E9A" w:rsidRPr="004478B4" w:rsidRDefault="00044E9A" w:rsidP="0026697A">
                      <w:pPr>
                        <w:rPr>
                          <w:i/>
                          <w:iCs/>
                          <w:color w:val="000000" w:themeColor="text1"/>
                        </w:rPr>
                      </w:pPr>
                      <w:r>
                        <w:rPr>
                          <w:b/>
                          <w:bCs/>
                          <w:i/>
                          <w:iCs/>
                          <w:lang w:val="en-GB"/>
                        </w:rPr>
                        <w:t>Hint</w:t>
                      </w:r>
                      <w:r w:rsidRPr="004478B4">
                        <w:rPr>
                          <w:b/>
                          <w:bCs/>
                          <w:i/>
                          <w:iCs/>
                        </w:rPr>
                        <w:t>:</w:t>
                      </w:r>
                      <w:r w:rsidRPr="004478B4">
                        <w:rPr>
                          <w:i/>
                          <w:iCs/>
                        </w:rPr>
                        <w:t xml:space="preserve"> </w:t>
                      </w:r>
                      <w:r>
                        <w:rPr>
                          <w:i/>
                          <w:iCs/>
                        </w:rPr>
                        <w:t>A simpler way of navigating to a specific asset is to type part of its name into the search field at the top of the screen which will show a subset of matching assets.</w:t>
                      </w:r>
                    </w:p>
                  </w:txbxContent>
                </v:textbox>
                <w10:anchorlock/>
              </v:shape>
            </w:pict>
          </mc:Fallback>
        </mc:AlternateContent>
      </w:r>
    </w:p>
    <w:p w14:paraId="47B63B2F" w14:textId="77777777" w:rsidR="0026697A" w:rsidRPr="003629E0" w:rsidRDefault="0026697A" w:rsidP="00345224">
      <w:pPr>
        <w:pStyle w:val="ListParagraph"/>
        <w:numPr>
          <w:ilvl w:val="0"/>
          <w:numId w:val="21"/>
        </w:numPr>
      </w:pPr>
      <w:r w:rsidRPr="003629E0">
        <w:t xml:space="preserve">Navigate to the </w:t>
      </w:r>
      <w:r w:rsidRPr="003629E0">
        <w:rPr>
          <w:b/>
          <w:bCs/>
          <w:i/>
          <w:iCs/>
        </w:rPr>
        <w:t>Preview</w:t>
      </w:r>
      <w:r w:rsidRPr="003629E0">
        <w:t xml:space="preserve"> tab which will display a preview of the data. The technical data types are displayed underneath the column names.</w:t>
      </w:r>
      <w:r w:rsidRPr="003629E0">
        <w:br/>
      </w:r>
      <w:r w:rsidRPr="003629E0">
        <w:rPr>
          <w:noProof/>
        </w:rPr>
        <w:drawing>
          <wp:inline distT="0" distB="0" distL="0" distR="0" wp14:anchorId="18C07141" wp14:editId="29C58462">
            <wp:extent cx="5259070" cy="604216"/>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6368" cy="605054"/>
                    </a:xfrm>
                    <a:prstGeom prst="rect">
                      <a:avLst/>
                    </a:prstGeom>
                  </pic:spPr>
                </pic:pic>
              </a:graphicData>
            </a:graphic>
          </wp:inline>
        </w:drawing>
      </w:r>
      <w:r w:rsidR="00345224" w:rsidRPr="003629E0">
        <w:br/>
      </w:r>
      <w:r w:rsidRPr="003629E0">
        <w:br/>
      </w:r>
      <w:r w:rsidRPr="003629E0">
        <w:rPr>
          <w:noProof/>
        </w:rPr>
        <mc:AlternateContent>
          <mc:Choice Requires="wps">
            <w:drawing>
              <wp:inline distT="0" distB="0" distL="0" distR="0" wp14:anchorId="19747F2B" wp14:editId="253F46C0">
                <wp:extent cx="5259600" cy="680400"/>
                <wp:effectExtent l="0" t="0" r="0" b="5715"/>
                <wp:docPr id="28" name="Text Box 28"/>
                <wp:cNvGraphicFramePr/>
                <a:graphic xmlns:a="http://schemas.openxmlformats.org/drawingml/2006/main">
                  <a:graphicData uri="http://schemas.microsoft.com/office/word/2010/wordprocessingShape">
                    <wps:wsp>
                      <wps:cNvSpPr txBox="1"/>
                      <wps:spPr>
                        <a:xfrm>
                          <a:off x="0" y="0"/>
                          <a:ext cx="5259600" cy="680400"/>
                        </a:xfrm>
                        <a:prstGeom prst="rect">
                          <a:avLst/>
                        </a:prstGeom>
                        <a:solidFill>
                          <a:schemeClr val="accent2">
                            <a:lumMod val="20000"/>
                            <a:lumOff val="80000"/>
                          </a:schemeClr>
                        </a:solidFill>
                        <a:ln w="6350">
                          <a:noFill/>
                        </a:ln>
                      </wps:spPr>
                      <wps:txbx>
                        <w:txbxContent>
                          <w:p w14:paraId="1FCB552B" w14:textId="77777777" w:rsidR="00044E9A" w:rsidRPr="004478B4" w:rsidRDefault="00044E9A" w:rsidP="0026697A">
                            <w:pPr>
                              <w:rPr>
                                <w:i/>
                                <w:iCs/>
                                <w:color w:val="000000" w:themeColor="text1"/>
                              </w:rPr>
                            </w:pPr>
                            <w:r w:rsidRPr="00D44529">
                              <w:rPr>
                                <w:b/>
                                <w:bCs/>
                                <w:i/>
                                <w:iCs/>
                                <w:lang w:val="en-GB"/>
                              </w:rPr>
                              <w:t>Important</w:t>
                            </w:r>
                            <w:r w:rsidRPr="004478B4">
                              <w:rPr>
                                <w:b/>
                                <w:bCs/>
                                <w:i/>
                                <w:iCs/>
                              </w:rPr>
                              <w:t>:</w:t>
                            </w:r>
                            <w:r w:rsidRPr="004478B4">
                              <w:rPr>
                                <w:i/>
                                <w:iCs/>
                              </w:rPr>
                              <w:t xml:space="preserve"> </w:t>
                            </w:r>
                            <w:r>
                              <w:rPr>
                                <w:i/>
                                <w:iCs/>
                              </w:rPr>
                              <w:t>Initially, there are no data classes being displayed for the columns. After completing data profiling, an additional data class row will appear underneath the header 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9747F2B" id="Text Box 28" o:spid="_x0000_s1034" type="#_x0000_t202" style="width:414.15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" fillcolor="#fbe4d5 [661]" stroked="f" strokeweight=".5pt">
                <v:textbox>
                  <w:txbxContent>
                    <w:p w14:paraId="1FCB552B" w14:textId="77777777" w:rsidR="00044E9A" w:rsidRPr="004478B4" w:rsidRDefault="00044E9A" w:rsidP="0026697A">
                      <w:pPr>
                        <w:rPr>
                          <w:i/>
                          <w:iCs/>
                          <w:color w:val="000000" w:themeColor="text1"/>
                        </w:rPr>
                      </w:pPr>
                      <w:r w:rsidRPr="00D44529">
                        <w:rPr>
                          <w:b/>
                          <w:bCs/>
                          <w:i/>
                          <w:iCs/>
                          <w:lang w:val="en-GB"/>
                        </w:rPr>
                        <w:t>Important</w:t>
                      </w:r>
                      <w:r w:rsidRPr="004478B4">
                        <w:rPr>
                          <w:b/>
                          <w:bCs/>
                          <w:i/>
                          <w:iCs/>
                        </w:rPr>
                        <w:t>:</w:t>
                      </w:r>
                      <w:r w:rsidRPr="004478B4">
                        <w:rPr>
                          <w:i/>
                          <w:iCs/>
                        </w:rPr>
                        <w:t xml:space="preserve"> </w:t>
                      </w:r>
                      <w:r>
                        <w:rPr>
                          <w:i/>
                          <w:iCs/>
                        </w:rPr>
                        <w:t>Initially, there are no data classes being displayed for the columns. After completing data profiling, an additional data class row will appear underneath the header row.</w:t>
                      </w:r>
                    </w:p>
                  </w:txbxContent>
                </v:textbox>
                <w10:anchorlock/>
              </v:shape>
            </w:pict>
          </mc:Fallback>
        </mc:AlternateContent>
      </w:r>
    </w:p>
    <w:p w14:paraId="350960BA" w14:textId="77777777" w:rsidR="0026697A" w:rsidRPr="003629E0" w:rsidRDefault="0026697A" w:rsidP="0026697A">
      <w:pPr>
        <w:pStyle w:val="ListParagraph"/>
        <w:numPr>
          <w:ilvl w:val="0"/>
          <w:numId w:val="21"/>
        </w:numPr>
      </w:pPr>
      <w:r w:rsidRPr="003629E0">
        <w:t xml:space="preserve">Navigate to the </w:t>
      </w:r>
      <w:r w:rsidRPr="003629E0">
        <w:rPr>
          <w:b/>
          <w:bCs/>
          <w:i/>
          <w:iCs/>
        </w:rPr>
        <w:t>Profile</w:t>
      </w:r>
      <w:r w:rsidRPr="003629E0">
        <w:t xml:space="preserve"> tab of the CUSTOMER.csv file.</w:t>
      </w:r>
    </w:p>
    <w:p w14:paraId="43D09391" w14:textId="77777777" w:rsidR="0026697A" w:rsidRPr="003629E0" w:rsidRDefault="0026697A" w:rsidP="0026697A">
      <w:pPr>
        <w:pStyle w:val="ListParagraph"/>
        <w:numPr>
          <w:ilvl w:val="0"/>
          <w:numId w:val="21"/>
        </w:numPr>
      </w:pPr>
      <w:r w:rsidRPr="003629E0">
        <w:lastRenderedPageBreak/>
        <w:t xml:space="preserve">You will see two buttons, </w:t>
      </w:r>
      <w:r w:rsidRPr="00A3704B">
        <w:rPr>
          <w:b/>
          <w:bCs/>
          <w:i/>
          <w:iCs/>
        </w:rPr>
        <w:t>Select data classes</w:t>
      </w:r>
      <w:r w:rsidRPr="003629E0">
        <w:t xml:space="preserve"> and </w:t>
      </w:r>
      <w:r w:rsidRPr="00A3704B">
        <w:rPr>
          <w:b/>
          <w:bCs/>
          <w:i/>
          <w:iCs/>
        </w:rPr>
        <w:t>Create profile</w:t>
      </w:r>
      <w:r w:rsidRPr="003629E0">
        <w:t>.</w:t>
      </w:r>
      <w:r w:rsidRPr="003629E0">
        <w:br/>
      </w:r>
      <w:r w:rsidRPr="003629E0">
        <w:rPr>
          <w:noProof/>
        </w:rPr>
        <mc:AlternateContent>
          <mc:Choice Requires="wps">
            <w:drawing>
              <wp:inline distT="0" distB="0" distL="0" distR="0" wp14:anchorId="0789FB16" wp14:editId="53722B78">
                <wp:extent cx="5259600" cy="830510"/>
                <wp:effectExtent l="0" t="0" r="0" b="0"/>
                <wp:docPr id="25" name="Text Box 25"/>
                <wp:cNvGraphicFramePr/>
                <a:graphic xmlns:a="http://schemas.openxmlformats.org/drawingml/2006/main">
                  <a:graphicData uri="http://schemas.microsoft.com/office/word/2010/wordprocessingShape">
                    <wps:wsp>
                      <wps:cNvSpPr txBox="1"/>
                      <wps:spPr>
                        <a:xfrm>
                          <a:off x="0" y="0"/>
                          <a:ext cx="5259600" cy="830510"/>
                        </a:xfrm>
                        <a:prstGeom prst="rect">
                          <a:avLst/>
                        </a:prstGeom>
                        <a:solidFill>
                          <a:schemeClr val="accent6">
                            <a:lumMod val="20000"/>
                            <a:lumOff val="80000"/>
                          </a:schemeClr>
                        </a:solidFill>
                        <a:ln w="6350">
                          <a:noFill/>
                        </a:ln>
                      </wps:spPr>
                      <wps:txbx>
                        <w:txbxContent>
                          <w:p w14:paraId="4C398D18" w14:textId="77777777" w:rsidR="00044E9A" w:rsidRPr="004478B4" w:rsidRDefault="00044E9A" w:rsidP="0026697A">
                            <w:pPr>
                              <w:rPr>
                                <w:i/>
                                <w:iCs/>
                                <w:color w:val="000000" w:themeColor="text1"/>
                              </w:rPr>
                            </w:pPr>
                            <w:r w:rsidRPr="00D44529">
                              <w:rPr>
                                <w:b/>
                                <w:bCs/>
                                <w:i/>
                                <w:iCs/>
                                <w:lang w:val="en-GB"/>
                              </w:rPr>
                              <w:t>Hint</w:t>
                            </w:r>
                            <w:r w:rsidRPr="004478B4">
                              <w:rPr>
                                <w:b/>
                                <w:bCs/>
                                <w:i/>
                                <w:iCs/>
                              </w:rPr>
                              <w:t>:</w:t>
                            </w:r>
                            <w:r w:rsidRPr="004478B4">
                              <w:rPr>
                                <w:i/>
                                <w:iCs/>
                              </w:rPr>
                              <w:t xml:space="preserve"> </w:t>
                            </w:r>
                            <w:r>
                              <w:rPr>
                                <w:i/>
                                <w:iCs/>
                              </w:rPr>
                              <w:t>By default, all available data classes will be considered when running automatic data class matching. After clicking on the “Select data classes” button you can reduce the matching process to the relevant data classes which may considerably improve the profiling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89FB16" id="Text Box 25" o:spid="_x0000_s1035" type="#_x0000_t202" style="width:414.15pt;height:6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" fillcolor="#e2efd9 [665]" stroked="f" strokeweight=".5pt">
                <v:textbox>
                  <w:txbxContent>
                    <w:p w14:paraId="4C398D18" w14:textId="77777777" w:rsidR="00044E9A" w:rsidRPr="004478B4" w:rsidRDefault="00044E9A" w:rsidP="0026697A">
                      <w:pPr>
                        <w:rPr>
                          <w:i/>
                          <w:iCs/>
                          <w:color w:val="000000" w:themeColor="text1"/>
                        </w:rPr>
                      </w:pPr>
                      <w:r w:rsidRPr="00D44529">
                        <w:rPr>
                          <w:b/>
                          <w:bCs/>
                          <w:i/>
                          <w:iCs/>
                          <w:lang w:val="en-GB"/>
                        </w:rPr>
                        <w:t>Hint</w:t>
                      </w:r>
                      <w:r w:rsidRPr="004478B4">
                        <w:rPr>
                          <w:b/>
                          <w:bCs/>
                          <w:i/>
                          <w:iCs/>
                        </w:rPr>
                        <w:t>:</w:t>
                      </w:r>
                      <w:r w:rsidRPr="004478B4">
                        <w:rPr>
                          <w:i/>
                          <w:iCs/>
                        </w:rPr>
                        <w:t xml:space="preserve"> </w:t>
                      </w:r>
                      <w:r>
                        <w:rPr>
                          <w:i/>
                          <w:iCs/>
                        </w:rPr>
                        <w:t>By default, all available data classes will be considered when running automatic data class matching. After clicking on the “Select data classes” button you can reduce the matching process to the relevant data classes which may considerably improve the profiling performance.</w:t>
                      </w:r>
                    </w:p>
                  </w:txbxContent>
                </v:textbox>
                <w10:anchorlock/>
              </v:shape>
            </w:pict>
          </mc:Fallback>
        </mc:AlternateContent>
      </w:r>
    </w:p>
    <w:p w14:paraId="33B9ECE8" w14:textId="3F1FDB46" w:rsidR="0026697A" w:rsidRPr="003629E0" w:rsidRDefault="0026697A" w:rsidP="0026697A">
      <w:pPr>
        <w:pStyle w:val="ListParagraph"/>
        <w:numPr>
          <w:ilvl w:val="0"/>
          <w:numId w:val="21"/>
        </w:numPr>
      </w:pPr>
      <w:r w:rsidRPr="003629E0">
        <w:t xml:space="preserve">Click </w:t>
      </w:r>
      <w:r w:rsidRPr="003629E0">
        <w:rPr>
          <w:b/>
          <w:bCs/>
          <w:i/>
          <w:iCs/>
        </w:rPr>
        <w:t>Create profile</w:t>
      </w:r>
      <w:r w:rsidRPr="003629E0">
        <w:t xml:space="preserve"> to start the profiling process which may take </w:t>
      </w:r>
      <w:r w:rsidRPr="003629E0">
        <w:rPr>
          <w:b/>
          <w:bCs/>
        </w:rPr>
        <w:t>several minutes</w:t>
      </w:r>
      <w:r w:rsidRPr="003629E0">
        <w:t xml:space="preserve">. The process will run in the background so you can navigate away from the screen and check the progress later. </w:t>
      </w:r>
      <w:r w:rsidR="007B53F3">
        <w:t xml:space="preserve">Otherwise, click on the </w:t>
      </w:r>
      <w:r w:rsidR="007B53F3" w:rsidRPr="00C357D3">
        <w:rPr>
          <w:b/>
          <w:bCs/>
          <w:i/>
          <w:iCs/>
        </w:rPr>
        <w:t>Refresh</w:t>
      </w:r>
      <w:r w:rsidR="007B53F3">
        <w:t xml:space="preserve"> button from time to time</w:t>
      </w:r>
      <w:r w:rsidR="00C357D3">
        <w:t xml:space="preserve"> in order to refresh the screen</w:t>
      </w:r>
      <w:r w:rsidR="007B53F3">
        <w:t>.</w:t>
      </w:r>
      <w:r w:rsidRPr="003629E0">
        <w:br/>
      </w:r>
      <w:r w:rsidRPr="003629E0">
        <w:rPr>
          <w:noProof/>
        </w:rPr>
        <mc:AlternateContent>
          <mc:Choice Requires="wps">
            <w:drawing>
              <wp:inline distT="0" distB="0" distL="0" distR="0" wp14:anchorId="5DFA8870" wp14:editId="6F511577">
                <wp:extent cx="5259600" cy="830510"/>
                <wp:effectExtent l="0" t="0" r="0" b="0"/>
                <wp:docPr id="26" name="Text Box 26"/>
                <wp:cNvGraphicFramePr/>
                <a:graphic xmlns:a="http://schemas.openxmlformats.org/drawingml/2006/main">
                  <a:graphicData uri="http://schemas.microsoft.com/office/word/2010/wordprocessingShape">
                    <wps:wsp>
                      <wps:cNvSpPr txBox="1"/>
                      <wps:spPr>
                        <a:xfrm>
                          <a:off x="0" y="0"/>
                          <a:ext cx="5259600" cy="830510"/>
                        </a:xfrm>
                        <a:prstGeom prst="rect">
                          <a:avLst/>
                        </a:prstGeom>
                        <a:solidFill>
                          <a:schemeClr val="accent2">
                            <a:lumMod val="20000"/>
                            <a:lumOff val="80000"/>
                          </a:schemeClr>
                        </a:solidFill>
                        <a:ln w="6350">
                          <a:noFill/>
                        </a:ln>
                      </wps:spPr>
                      <wps:txbx>
                        <w:txbxContent>
                          <w:p w14:paraId="68CF2FF3" w14:textId="77777777" w:rsidR="00044E9A" w:rsidRPr="004478B4" w:rsidRDefault="00044E9A" w:rsidP="0026697A">
                            <w:pPr>
                              <w:rPr>
                                <w:i/>
                                <w:iCs/>
                                <w:color w:val="000000" w:themeColor="text1"/>
                              </w:rPr>
                            </w:pPr>
                            <w:r w:rsidRPr="00D44529">
                              <w:rPr>
                                <w:b/>
                                <w:bCs/>
                                <w:i/>
                                <w:iCs/>
                                <w:lang w:val="en-GB"/>
                              </w:rPr>
                              <w:t>Important</w:t>
                            </w:r>
                            <w:r w:rsidRPr="004478B4">
                              <w:rPr>
                                <w:b/>
                                <w:bCs/>
                                <w:i/>
                                <w:iCs/>
                              </w:rPr>
                              <w:t>:</w:t>
                            </w:r>
                            <w:r w:rsidRPr="004478B4">
                              <w:rPr>
                                <w:i/>
                                <w:iCs/>
                              </w:rPr>
                              <w:t xml:space="preserve"> </w:t>
                            </w:r>
                            <w:r>
                              <w:rPr>
                                <w:i/>
                                <w:iCs/>
                              </w:rPr>
                              <w:t xml:space="preserve">The profiling tab uses a different architecture </w:t>
                            </w:r>
                            <w:r w:rsidRPr="009D2C17">
                              <w:rPr>
                                <w:i/>
                                <w:iCs/>
                                <w:lang w:val="en-GB"/>
                              </w:rPr>
                              <w:t>from</w:t>
                            </w:r>
                            <w:r>
                              <w:rPr>
                                <w:i/>
                                <w:iCs/>
                              </w:rPr>
                              <w:t xml:space="preserve"> the data discovery process. Even though the same Java libraries are used in the backend, the results may be slightly different because different parameters are being used for the analysis.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FA8870" id="Text Box 26" o:spid="_x0000_s1036" type="#_x0000_t202" style="width:414.15pt;height:6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" fillcolor="#fbe4d5 [661]" stroked="f" strokeweight=".5pt">
                <v:textbox>
                  <w:txbxContent>
                    <w:p w14:paraId="68CF2FF3" w14:textId="77777777" w:rsidR="00044E9A" w:rsidRPr="004478B4" w:rsidRDefault="00044E9A" w:rsidP="0026697A">
                      <w:pPr>
                        <w:rPr>
                          <w:i/>
                          <w:iCs/>
                          <w:color w:val="000000" w:themeColor="text1"/>
                        </w:rPr>
                      </w:pPr>
                      <w:r w:rsidRPr="00D44529">
                        <w:rPr>
                          <w:b/>
                          <w:bCs/>
                          <w:i/>
                          <w:iCs/>
                          <w:lang w:val="en-GB"/>
                        </w:rPr>
                        <w:t>Important</w:t>
                      </w:r>
                      <w:r w:rsidRPr="004478B4">
                        <w:rPr>
                          <w:b/>
                          <w:bCs/>
                          <w:i/>
                          <w:iCs/>
                        </w:rPr>
                        <w:t>:</w:t>
                      </w:r>
                      <w:r w:rsidRPr="004478B4">
                        <w:rPr>
                          <w:i/>
                          <w:iCs/>
                        </w:rPr>
                        <w:t xml:space="preserve"> </w:t>
                      </w:r>
                      <w:r>
                        <w:rPr>
                          <w:i/>
                          <w:iCs/>
                        </w:rPr>
                        <w:t xml:space="preserve">The profiling tab uses a different architecture </w:t>
                      </w:r>
                      <w:r w:rsidRPr="009D2C17">
                        <w:rPr>
                          <w:i/>
                          <w:iCs/>
                          <w:lang w:val="en-GB"/>
                        </w:rPr>
                        <w:t>from</w:t>
                      </w:r>
                      <w:r>
                        <w:rPr>
                          <w:i/>
                          <w:iCs/>
                        </w:rPr>
                        <w:t xml:space="preserve"> the data discovery process. Even though the same Java libraries are used in the backend, the results may be slightly different because different parameters are being used for the analysis. </w:t>
                      </w:r>
                    </w:p>
                  </w:txbxContent>
                </v:textbox>
                <w10:anchorlock/>
              </v:shape>
            </w:pict>
          </mc:Fallback>
        </mc:AlternateContent>
      </w:r>
    </w:p>
    <w:p w14:paraId="7EC241D7" w14:textId="3098E2D0" w:rsidR="0026697A" w:rsidRPr="003629E0" w:rsidRDefault="0026697A" w:rsidP="0026697A">
      <w:pPr>
        <w:pStyle w:val="ListParagraph"/>
        <w:numPr>
          <w:ilvl w:val="0"/>
          <w:numId w:val="21"/>
        </w:numPr>
      </w:pPr>
      <w:r w:rsidRPr="003629E0">
        <w:t xml:space="preserve">After the profiling process has finished, the data profile will be displayed </w:t>
      </w:r>
      <w:r w:rsidR="00AF2D4D" w:rsidRPr="003629E0">
        <w:t xml:space="preserve">which </w:t>
      </w:r>
      <w:r w:rsidRPr="003629E0">
        <w:t>shows the automatically identified data classes, the frequency distribution and some statistics about the data:</w:t>
      </w:r>
      <w:r w:rsidR="00C357D3">
        <w:br/>
      </w:r>
      <w:r w:rsidR="00C357D3" w:rsidRPr="00C357D3">
        <w:rPr>
          <w:noProof/>
        </w:rPr>
        <w:drawing>
          <wp:inline distT="0" distB="0" distL="0" distR="0" wp14:anchorId="73EBC20C" wp14:editId="441004CD">
            <wp:extent cx="5259070" cy="2219344"/>
            <wp:effectExtent l="0" t="0" r="0" b="317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10;&#10;Description automatically generated"/>
                    <pic:cNvPicPr/>
                  </pic:nvPicPr>
                  <pic:blipFill>
                    <a:blip r:embed="rId24"/>
                    <a:stretch>
                      <a:fillRect/>
                    </a:stretch>
                  </pic:blipFill>
                  <pic:spPr>
                    <a:xfrm>
                      <a:off x="0" y="0"/>
                      <a:ext cx="5279335" cy="2227896"/>
                    </a:xfrm>
                    <a:prstGeom prst="rect">
                      <a:avLst/>
                    </a:prstGeom>
                  </pic:spPr>
                </pic:pic>
              </a:graphicData>
            </a:graphic>
          </wp:inline>
        </w:drawing>
      </w:r>
    </w:p>
    <w:p w14:paraId="7D64D2D5" w14:textId="3CF556F9" w:rsidR="0026697A" w:rsidRPr="003629E0" w:rsidRDefault="0026697A" w:rsidP="0026697A">
      <w:pPr>
        <w:pStyle w:val="ListParagraph"/>
        <w:numPr>
          <w:ilvl w:val="0"/>
          <w:numId w:val="21"/>
        </w:numPr>
      </w:pPr>
      <w:r w:rsidRPr="003629E0">
        <w:t xml:space="preserve">Navigate back to the </w:t>
      </w:r>
      <w:r w:rsidRPr="003629E0">
        <w:rPr>
          <w:b/>
          <w:bCs/>
          <w:i/>
          <w:iCs/>
        </w:rPr>
        <w:t>Preview</w:t>
      </w:r>
      <w:r w:rsidRPr="003629E0">
        <w:t xml:space="preserve"> tab. As mentioned above, there is an additional row now underneath the column headers that indicates the data classes of the individual rows:</w:t>
      </w:r>
      <w:r w:rsidR="00C357D3">
        <w:br/>
      </w:r>
      <w:r w:rsidR="00C357D3" w:rsidRPr="00C357D3">
        <w:rPr>
          <w:noProof/>
        </w:rPr>
        <w:drawing>
          <wp:inline distT="0" distB="0" distL="0" distR="0" wp14:anchorId="6D6015D0" wp14:editId="0BF5567A">
            <wp:extent cx="5259070" cy="1631442"/>
            <wp:effectExtent l="0" t="0" r="0" b="0"/>
            <wp:docPr id="96" name="Picture 9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pic:cNvPicPr/>
                  </pic:nvPicPr>
                  <pic:blipFill>
                    <a:blip r:embed="rId25"/>
                    <a:stretch>
                      <a:fillRect/>
                    </a:stretch>
                  </pic:blipFill>
                  <pic:spPr>
                    <a:xfrm>
                      <a:off x="0" y="0"/>
                      <a:ext cx="5276878" cy="1636966"/>
                    </a:xfrm>
                    <a:prstGeom prst="rect">
                      <a:avLst/>
                    </a:prstGeom>
                  </pic:spPr>
                </pic:pic>
              </a:graphicData>
            </a:graphic>
          </wp:inline>
        </w:drawing>
      </w:r>
      <w:r w:rsidR="00345224" w:rsidRPr="003629E0">
        <w:br/>
      </w:r>
      <w:r w:rsidRPr="003629E0">
        <w:br/>
      </w:r>
      <w:r w:rsidRPr="003629E0">
        <w:rPr>
          <w:noProof/>
        </w:rPr>
        <mc:AlternateContent>
          <mc:Choice Requires="wps">
            <w:drawing>
              <wp:inline distT="0" distB="0" distL="0" distR="0" wp14:anchorId="2837C012" wp14:editId="7DD029C2">
                <wp:extent cx="5259600" cy="662730"/>
                <wp:effectExtent l="0" t="0" r="0" b="0"/>
                <wp:docPr id="31" name="Text Box 31"/>
                <wp:cNvGraphicFramePr/>
                <a:graphic xmlns:a="http://schemas.openxmlformats.org/drawingml/2006/main">
                  <a:graphicData uri="http://schemas.microsoft.com/office/word/2010/wordprocessingShape">
                    <wps:wsp>
                      <wps:cNvSpPr txBox="1"/>
                      <wps:spPr>
                        <a:xfrm>
                          <a:off x="0" y="0"/>
                          <a:ext cx="5259600" cy="662730"/>
                        </a:xfrm>
                        <a:prstGeom prst="rect">
                          <a:avLst/>
                        </a:prstGeom>
                        <a:solidFill>
                          <a:schemeClr val="accent1">
                            <a:lumMod val="20000"/>
                            <a:lumOff val="80000"/>
                          </a:schemeClr>
                        </a:solidFill>
                        <a:ln w="6350">
                          <a:noFill/>
                        </a:ln>
                      </wps:spPr>
                      <wps:txbx>
                        <w:txbxContent>
                          <w:p w14:paraId="1FA1523A" w14:textId="77777777" w:rsidR="00044E9A" w:rsidRPr="004478B4" w:rsidRDefault="00044E9A" w:rsidP="0026697A">
                            <w:pPr>
                              <w:rPr>
                                <w:i/>
                                <w:iCs/>
                                <w:color w:val="000000" w:themeColor="text1"/>
                              </w:rPr>
                            </w:pPr>
                            <w:r w:rsidRPr="004478B4">
                              <w:rPr>
                                <w:b/>
                                <w:bCs/>
                                <w:i/>
                                <w:iCs/>
                              </w:rPr>
                              <w:t>Note:</w:t>
                            </w:r>
                            <w:r w:rsidRPr="004478B4">
                              <w:rPr>
                                <w:i/>
                                <w:iCs/>
                              </w:rPr>
                              <w:t xml:space="preserve"> </w:t>
                            </w:r>
                            <w:r>
                              <w:rPr>
                                <w:i/>
                                <w:iCs/>
                              </w:rPr>
                              <w:t>W</w:t>
                            </w:r>
                            <w:r w:rsidRPr="00DF157B">
                              <w:rPr>
                                <w:i/>
                                <w:iCs/>
                              </w:rPr>
                              <w:t>ithin analytics projects, no business terms are being displayed for data assets or columns</w:t>
                            </w:r>
                            <w:r>
                              <w:rPr>
                                <w:i/>
                                <w:iCs/>
                              </w:rPr>
                              <w:t>. After sharing the data asset with a data catalog, an additional eye-icon will appear next to each column name for managing business terms.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37C012" id="Text Box 31" o:spid="_x0000_s1037" type="#_x0000_t202" style="width:414.15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" fillcolor="#d9e2f3 [660]" stroked="f" strokeweight=".5pt">
                <v:textbox>
                  <w:txbxContent>
                    <w:p w14:paraId="1FA1523A" w14:textId="77777777" w:rsidR="00044E9A" w:rsidRPr="004478B4" w:rsidRDefault="00044E9A" w:rsidP="0026697A">
                      <w:pPr>
                        <w:rPr>
                          <w:i/>
                          <w:iCs/>
                          <w:color w:val="000000" w:themeColor="text1"/>
                        </w:rPr>
                      </w:pPr>
                      <w:r w:rsidRPr="004478B4">
                        <w:rPr>
                          <w:b/>
                          <w:bCs/>
                          <w:i/>
                          <w:iCs/>
                        </w:rPr>
                        <w:t>Note:</w:t>
                      </w:r>
                      <w:r w:rsidRPr="004478B4">
                        <w:rPr>
                          <w:i/>
                          <w:iCs/>
                        </w:rPr>
                        <w:t xml:space="preserve"> </w:t>
                      </w:r>
                      <w:r>
                        <w:rPr>
                          <w:i/>
                          <w:iCs/>
                        </w:rPr>
                        <w:t>W</w:t>
                      </w:r>
                      <w:r w:rsidRPr="00DF157B">
                        <w:rPr>
                          <w:i/>
                          <w:iCs/>
                        </w:rPr>
                        <w:t>ithin analytics projects, no business terms are being displayed for data assets or columns</w:t>
                      </w:r>
                      <w:r>
                        <w:rPr>
                          <w:i/>
                          <w:iCs/>
                        </w:rPr>
                        <w:t>. After sharing the data asset with a data catalog, an additional eye-icon will appear next to each column name for managing business terms.</w:t>
                      </w:r>
                    </w:p>
                  </w:txbxContent>
                </v:textbox>
                <w10:anchorlock/>
              </v:shape>
            </w:pict>
          </mc:Fallback>
        </mc:AlternateContent>
      </w:r>
    </w:p>
    <w:p w14:paraId="1FF92DCA" w14:textId="77777777" w:rsidR="0026697A" w:rsidRPr="003629E0" w:rsidRDefault="0026697A" w:rsidP="0026697A">
      <w:pPr>
        <w:pStyle w:val="Heading3"/>
      </w:pPr>
      <w:bookmarkStart w:id="32" w:name="_Toc123300986"/>
      <w:r w:rsidRPr="003629E0">
        <w:lastRenderedPageBreak/>
        <w:t>Creating a governance catalog</w:t>
      </w:r>
      <w:bookmarkEnd w:id="32"/>
    </w:p>
    <w:p w14:paraId="355E7454" w14:textId="55C6A708" w:rsidR="0026697A" w:rsidRPr="003629E0" w:rsidRDefault="0026697A" w:rsidP="008C5BE0">
      <w:pPr>
        <w:pStyle w:val="ListParagraph"/>
        <w:numPr>
          <w:ilvl w:val="0"/>
          <w:numId w:val="41"/>
        </w:numPr>
      </w:pPr>
      <w:r w:rsidRPr="003629E0">
        <w:t xml:space="preserve">In the main menu, navigate to </w:t>
      </w:r>
      <w:r w:rsidR="00C42692">
        <w:rPr>
          <w:b/>
          <w:bCs/>
          <w:i/>
          <w:iCs/>
        </w:rPr>
        <w:t>Catalogs -&gt; All catalogs</w:t>
      </w:r>
      <w:r w:rsidRPr="003629E0">
        <w:rPr>
          <w:i/>
          <w:iCs/>
        </w:rPr>
        <w:t>.</w:t>
      </w:r>
    </w:p>
    <w:p w14:paraId="03A17B1C" w14:textId="149B0CCB" w:rsidR="0026697A" w:rsidRPr="003629E0" w:rsidRDefault="0026697A" w:rsidP="008C5BE0">
      <w:pPr>
        <w:pStyle w:val="ListParagraph"/>
        <w:numPr>
          <w:ilvl w:val="0"/>
          <w:numId w:val="41"/>
        </w:numPr>
      </w:pPr>
      <w:r w:rsidRPr="003629E0">
        <w:t xml:space="preserve">Click on </w:t>
      </w:r>
      <w:r w:rsidR="00E94DD9">
        <w:rPr>
          <w:b/>
          <w:bCs/>
          <w:i/>
          <w:iCs/>
        </w:rPr>
        <w:t>Create C</w:t>
      </w:r>
      <w:r w:rsidRPr="003629E0">
        <w:rPr>
          <w:b/>
          <w:bCs/>
          <w:i/>
          <w:iCs/>
        </w:rPr>
        <w:t>atalog</w:t>
      </w:r>
      <w:r w:rsidRPr="003629E0">
        <w:t xml:space="preserve"> in the upper right corner.</w:t>
      </w:r>
    </w:p>
    <w:p w14:paraId="64FC8450" w14:textId="77777777" w:rsidR="0026697A" w:rsidRPr="003629E0" w:rsidRDefault="0026697A" w:rsidP="008C5BE0">
      <w:pPr>
        <w:pStyle w:val="ListParagraph"/>
        <w:numPr>
          <w:ilvl w:val="0"/>
          <w:numId w:val="41"/>
        </w:numPr>
      </w:pPr>
      <w:r w:rsidRPr="003629E0">
        <w:t xml:space="preserve">In the </w:t>
      </w:r>
      <w:r w:rsidRPr="00E94DD9">
        <w:rPr>
          <w:b/>
          <w:bCs/>
          <w:i/>
          <w:iCs/>
        </w:rPr>
        <w:t>Name</w:t>
      </w:r>
      <w:r w:rsidRPr="003629E0">
        <w:t xml:space="preserve"> field, enter “&lt;your id&gt;s catalog”, e.g. “</w:t>
      </w:r>
      <w:proofErr w:type="spellStart"/>
      <w:r w:rsidRPr="003629E0">
        <w:t>robkerns</w:t>
      </w:r>
      <w:proofErr w:type="spellEnd"/>
      <w:r w:rsidRPr="003629E0">
        <w:t xml:space="preserve"> catalog”.</w:t>
      </w:r>
    </w:p>
    <w:p w14:paraId="466CD22B" w14:textId="77777777" w:rsidR="0026697A" w:rsidRPr="003629E0" w:rsidRDefault="0026697A" w:rsidP="008C5BE0">
      <w:pPr>
        <w:pStyle w:val="ListParagraph"/>
        <w:numPr>
          <w:ilvl w:val="0"/>
          <w:numId w:val="41"/>
        </w:numPr>
      </w:pPr>
      <w:r w:rsidRPr="003629E0">
        <w:t xml:space="preserve">Select checkbox </w:t>
      </w:r>
      <w:r w:rsidRPr="003629E0">
        <w:rPr>
          <w:b/>
          <w:bCs/>
          <w:i/>
          <w:iCs/>
        </w:rPr>
        <w:t>Enforce data protection rules</w:t>
      </w:r>
      <w:r w:rsidRPr="003629E0">
        <w:t xml:space="preserve"> and confirm the warning that will pop up.</w:t>
      </w:r>
      <w:r w:rsidR="00AF2D4D" w:rsidRPr="003629E0">
        <w:br/>
      </w:r>
      <w:r w:rsidR="00AF2D4D" w:rsidRPr="003629E0">
        <w:rPr>
          <w:noProof/>
        </w:rPr>
        <mc:AlternateContent>
          <mc:Choice Requires="wps">
            <w:drawing>
              <wp:inline distT="0" distB="0" distL="0" distR="0" wp14:anchorId="35DEF2A9" wp14:editId="4510088C">
                <wp:extent cx="5259600" cy="662730"/>
                <wp:effectExtent l="0" t="0" r="0" b="0"/>
                <wp:docPr id="39" name="Text Box 39"/>
                <wp:cNvGraphicFramePr/>
                <a:graphic xmlns:a="http://schemas.openxmlformats.org/drawingml/2006/main">
                  <a:graphicData uri="http://schemas.microsoft.com/office/word/2010/wordprocessingShape">
                    <wps:wsp>
                      <wps:cNvSpPr txBox="1"/>
                      <wps:spPr>
                        <a:xfrm>
                          <a:off x="0" y="0"/>
                          <a:ext cx="5259600" cy="662730"/>
                        </a:xfrm>
                        <a:prstGeom prst="rect">
                          <a:avLst/>
                        </a:prstGeom>
                        <a:solidFill>
                          <a:schemeClr val="accent2">
                            <a:lumMod val="20000"/>
                            <a:lumOff val="80000"/>
                          </a:schemeClr>
                        </a:solidFill>
                        <a:ln w="6350">
                          <a:noFill/>
                        </a:ln>
                      </wps:spPr>
                      <wps:txbx>
                        <w:txbxContent>
                          <w:p w14:paraId="3B9686AC" w14:textId="77777777" w:rsidR="00044E9A" w:rsidRPr="00AF2D4D" w:rsidRDefault="00044E9A" w:rsidP="00AF2D4D">
                            <w:pPr>
                              <w:rPr>
                                <w:i/>
                                <w:iCs/>
                                <w:color w:val="000000" w:themeColor="text1"/>
                                <w:lang w:val="en-GB"/>
                              </w:rPr>
                            </w:pPr>
                            <w:r w:rsidRPr="00AF2D4D">
                              <w:rPr>
                                <w:b/>
                                <w:bCs/>
                                <w:i/>
                                <w:iCs/>
                                <w:lang w:val="en-GB"/>
                              </w:rPr>
                              <w:t>Important</w:t>
                            </w:r>
                            <w:r w:rsidRPr="004478B4">
                              <w:rPr>
                                <w:b/>
                                <w:bCs/>
                                <w:i/>
                                <w:iCs/>
                              </w:rPr>
                              <w:t>:</w:t>
                            </w:r>
                            <w:r w:rsidRPr="004478B4">
                              <w:rPr>
                                <w:i/>
                                <w:iCs/>
                              </w:rPr>
                              <w:t xml:space="preserve"> </w:t>
                            </w:r>
                            <w:r w:rsidRPr="00AF2D4D">
                              <w:rPr>
                                <w:i/>
                                <w:iCs/>
                                <w:lang w:val="en-GB"/>
                              </w:rPr>
                              <w:t>If you do not e</w:t>
                            </w:r>
                            <w:r>
                              <w:rPr>
                                <w:i/>
                                <w:iCs/>
                                <w:lang w:val="en-GB"/>
                              </w:rPr>
                              <w:t>nable this check box during catalog creation, data protection rules won’t be enforced within the catalog, i.e. sensitive information might be disclosed to the users even if data protection rules apply.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DEF2A9" id="Text Box 39" o:spid="_x0000_s1038" type="#_x0000_t202" style="width:414.15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" fillcolor="#fbe4d5 [661]" stroked="f" strokeweight=".5pt">
                <v:textbox>
                  <w:txbxContent>
                    <w:p w14:paraId="3B9686AC" w14:textId="77777777" w:rsidR="00044E9A" w:rsidRPr="00AF2D4D" w:rsidRDefault="00044E9A" w:rsidP="00AF2D4D">
                      <w:pPr>
                        <w:rPr>
                          <w:i/>
                          <w:iCs/>
                          <w:color w:val="000000" w:themeColor="text1"/>
                          <w:lang w:val="en-GB"/>
                        </w:rPr>
                      </w:pPr>
                      <w:r w:rsidRPr="00AF2D4D">
                        <w:rPr>
                          <w:b/>
                          <w:bCs/>
                          <w:i/>
                          <w:iCs/>
                          <w:lang w:val="en-GB"/>
                        </w:rPr>
                        <w:t>Important</w:t>
                      </w:r>
                      <w:r w:rsidRPr="004478B4">
                        <w:rPr>
                          <w:b/>
                          <w:bCs/>
                          <w:i/>
                          <w:iCs/>
                        </w:rPr>
                        <w:t>:</w:t>
                      </w:r>
                      <w:r w:rsidRPr="004478B4">
                        <w:rPr>
                          <w:i/>
                          <w:iCs/>
                        </w:rPr>
                        <w:t xml:space="preserve"> </w:t>
                      </w:r>
                      <w:r w:rsidRPr="00AF2D4D">
                        <w:rPr>
                          <w:i/>
                          <w:iCs/>
                          <w:lang w:val="en-GB"/>
                        </w:rPr>
                        <w:t>If you do not e</w:t>
                      </w:r>
                      <w:r>
                        <w:rPr>
                          <w:i/>
                          <w:iCs/>
                          <w:lang w:val="en-GB"/>
                        </w:rPr>
                        <w:t>nable this check box during catalog creation, data protection rules won’t be enforced within the catalog, i.e. sensitive information might be disclosed to the users even if data protection rules apply.</w:t>
                      </w:r>
                    </w:p>
                  </w:txbxContent>
                </v:textbox>
                <w10:anchorlock/>
              </v:shape>
            </w:pict>
          </mc:Fallback>
        </mc:AlternateContent>
      </w:r>
    </w:p>
    <w:p w14:paraId="57C7A50B" w14:textId="77777777" w:rsidR="0026697A" w:rsidRPr="003629E0" w:rsidRDefault="0026697A" w:rsidP="008C5BE0">
      <w:pPr>
        <w:pStyle w:val="ListParagraph"/>
        <w:numPr>
          <w:ilvl w:val="0"/>
          <w:numId w:val="41"/>
        </w:numPr>
      </w:pPr>
      <w:r w:rsidRPr="003629E0">
        <w:t xml:space="preserve">Click </w:t>
      </w:r>
      <w:r w:rsidRPr="003629E0">
        <w:rPr>
          <w:b/>
          <w:bCs/>
          <w:i/>
          <w:iCs/>
        </w:rPr>
        <w:t>Create</w:t>
      </w:r>
      <w:r w:rsidRPr="003629E0">
        <w:t>.</w:t>
      </w:r>
    </w:p>
    <w:p w14:paraId="211386A4" w14:textId="77777777" w:rsidR="0026697A" w:rsidRPr="003629E0" w:rsidRDefault="0026697A" w:rsidP="008C5BE0">
      <w:pPr>
        <w:pStyle w:val="ListParagraph"/>
        <w:numPr>
          <w:ilvl w:val="0"/>
          <w:numId w:val="41"/>
        </w:numPr>
      </w:pPr>
      <w:r w:rsidRPr="003629E0">
        <w:t xml:space="preserve">Add </w:t>
      </w:r>
      <w:r w:rsidRPr="003629E0">
        <w:rPr>
          <w:i/>
          <w:iCs/>
        </w:rPr>
        <w:t>admin</w:t>
      </w:r>
      <w:r w:rsidRPr="003629E0">
        <w:t xml:space="preserve"> user to the catalog as a collaborator (needed for validating the data protection rule later).</w:t>
      </w:r>
    </w:p>
    <w:p w14:paraId="05210DC9" w14:textId="77777777" w:rsidR="0026697A" w:rsidRPr="003629E0" w:rsidRDefault="0026697A" w:rsidP="008C5BE0">
      <w:pPr>
        <w:pStyle w:val="ListParagraph"/>
        <w:numPr>
          <w:ilvl w:val="1"/>
          <w:numId w:val="41"/>
        </w:numPr>
      </w:pPr>
      <w:r w:rsidRPr="003629E0">
        <w:t xml:space="preserve">Navigate to the </w:t>
      </w:r>
      <w:r w:rsidRPr="003629E0">
        <w:rPr>
          <w:b/>
          <w:bCs/>
          <w:i/>
          <w:iCs/>
        </w:rPr>
        <w:t>Access Control</w:t>
      </w:r>
      <w:r w:rsidRPr="003629E0">
        <w:t xml:space="preserve"> tab</w:t>
      </w:r>
    </w:p>
    <w:p w14:paraId="601A8114" w14:textId="77777777" w:rsidR="0026697A" w:rsidRPr="003629E0" w:rsidRDefault="0026697A" w:rsidP="008C5BE0">
      <w:pPr>
        <w:pStyle w:val="ListParagraph"/>
        <w:numPr>
          <w:ilvl w:val="1"/>
          <w:numId w:val="41"/>
        </w:numPr>
      </w:pPr>
      <w:r w:rsidRPr="003629E0">
        <w:t xml:space="preserve">Click on the </w:t>
      </w:r>
      <w:r w:rsidRPr="003629E0">
        <w:rPr>
          <w:b/>
          <w:bCs/>
          <w:i/>
          <w:iCs/>
        </w:rPr>
        <w:t>Add collaborator</w:t>
      </w:r>
      <w:r w:rsidRPr="003629E0">
        <w:t xml:space="preserve"> link on the right.</w:t>
      </w:r>
    </w:p>
    <w:p w14:paraId="73D6CAC8" w14:textId="77777777" w:rsidR="0026697A" w:rsidRPr="003629E0" w:rsidRDefault="0026697A" w:rsidP="008C5BE0">
      <w:pPr>
        <w:pStyle w:val="ListParagraph"/>
        <w:numPr>
          <w:ilvl w:val="1"/>
          <w:numId w:val="41"/>
        </w:numPr>
      </w:pPr>
      <w:r w:rsidRPr="003629E0">
        <w:t xml:space="preserve">Select the </w:t>
      </w:r>
      <w:r w:rsidRPr="003629E0">
        <w:rPr>
          <w:b/>
          <w:bCs/>
          <w:i/>
          <w:iCs/>
        </w:rPr>
        <w:t>Role</w:t>
      </w:r>
      <w:r w:rsidRPr="003629E0">
        <w:t xml:space="preserve"> toggle </w:t>
      </w:r>
      <w:r w:rsidRPr="003629E0">
        <w:rPr>
          <w:i/>
          <w:iCs/>
        </w:rPr>
        <w:t>Admin</w:t>
      </w:r>
      <w:r w:rsidRPr="003629E0">
        <w:t>.</w:t>
      </w:r>
    </w:p>
    <w:p w14:paraId="122E57CA" w14:textId="77777777" w:rsidR="0026697A" w:rsidRPr="003629E0" w:rsidRDefault="0026697A" w:rsidP="008C5BE0">
      <w:pPr>
        <w:pStyle w:val="ListParagraph"/>
        <w:numPr>
          <w:ilvl w:val="1"/>
          <w:numId w:val="41"/>
        </w:numPr>
      </w:pPr>
      <w:r w:rsidRPr="003629E0">
        <w:t xml:space="preserve">In the </w:t>
      </w:r>
      <w:r w:rsidRPr="003629E0">
        <w:rPr>
          <w:b/>
          <w:bCs/>
          <w:i/>
          <w:iCs/>
        </w:rPr>
        <w:t>Collaborator</w:t>
      </w:r>
      <w:r w:rsidRPr="003629E0">
        <w:t xml:space="preserve"> field, type “admin” to find the </w:t>
      </w:r>
      <w:r w:rsidRPr="003629E0">
        <w:rPr>
          <w:i/>
          <w:iCs/>
        </w:rPr>
        <w:t>admin</w:t>
      </w:r>
      <w:r w:rsidRPr="003629E0">
        <w:t xml:space="preserve"> user,</w:t>
      </w:r>
    </w:p>
    <w:p w14:paraId="16EAA10C" w14:textId="77777777" w:rsidR="0026697A" w:rsidRPr="003629E0" w:rsidRDefault="0026697A" w:rsidP="008C5BE0">
      <w:pPr>
        <w:pStyle w:val="ListParagraph"/>
        <w:numPr>
          <w:ilvl w:val="1"/>
          <w:numId w:val="41"/>
        </w:numPr>
      </w:pPr>
      <w:r w:rsidRPr="003629E0">
        <w:t xml:space="preserve">Select </w:t>
      </w:r>
      <w:r w:rsidR="00B52A6A" w:rsidRPr="003629E0">
        <w:rPr>
          <w:i/>
          <w:iCs/>
        </w:rPr>
        <w:t>admin</w:t>
      </w:r>
      <w:r w:rsidRPr="003629E0">
        <w:t xml:space="preserve"> user and click </w:t>
      </w:r>
      <w:r w:rsidRPr="003629E0">
        <w:rPr>
          <w:b/>
          <w:bCs/>
          <w:i/>
          <w:iCs/>
        </w:rPr>
        <w:t>Add</w:t>
      </w:r>
      <w:r w:rsidRPr="003629E0">
        <w:t>.</w:t>
      </w:r>
    </w:p>
    <w:p w14:paraId="423119D5" w14:textId="77777777" w:rsidR="0026697A" w:rsidRPr="003629E0" w:rsidRDefault="0026697A" w:rsidP="008C5BE0">
      <w:pPr>
        <w:pStyle w:val="ListParagraph"/>
        <w:numPr>
          <w:ilvl w:val="0"/>
          <w:numId w:val="41"/>
        </w:numPr>
      </w:pPr>
      <w:r w:rsidRPr="003629E0">
        <w:t xml:space="preserve">The </w:t>
      </w:r>
      <w:r w:rsidRPr="003629E0">
        <w:rPr>
          <w:i/>
          <w:iCs/>
        </w:rPr>
        <w:t>admin</w:t>
      </w:r>
      <w:r w:rsidRPr="003629E0">
        <w:t xml:space="preserve"> user is now an additional Admin of the catalog.</w:t>
      </w:r>
    </w:p>
    <w:p w14:paraId="70B8DD5D" w14:textId="77777777" w:rsidR="0026697A" w:rsidRPr="003629E0" w:rsidRDefault="0026697A" w:rsidP="0026697A">
      <w:pPr>
        <w:pStyle w:val="Heading3"/>
      </w:pPr>
      <w:bookmarkStart w:id="33" w:name="_Toc123300987"/>
      <w:r w:rsidRPr="003629E0">
        <w:t>Adding a project data set to a catalog</w:t>
      </w:r>
      <w:bookmarkEnd w:id="33"/>
    </w:p>
    <w:p w14:paraId="7F112295" w14:textId="77777777" w:rsidR="0026697A" w:rsidRPr="003629E0" w:rsidRDefault="00345224" w:rsidP="0026697A">
      <w:pPr>
        <w:rPr>
          <w:lang w:val="en-US"/>
        </w:rPr>
      </w:pPr>
      <w:r w:rsidRPr="003629E0">
        <w:rPr>
          <w:lang w:val="en-US"/>
        </w:rPr>
        <w:t>Perform the following steps to add a project data set to the newly created governance catalog:</w:t>
      </w:r>
    </w:p>
    <w:p w14:paraId="4F689A40" w14:textId="152C6D30" w:rsidR="0026697A" w:rsidRPr="003629E0" w:rsidRDefault="0026697A" w:rsidP="0026697A">
      <w:pPr>
        <w:pStyle w:val="ListParagraph"/>
        <w:numPr>
          <w:ilvl w:val="0"/>
          <w:numId w:val="22"/>
        </w:numPr>
      </w:pPr>
      <w:r w:rsidRPr="003629E0">
        <w:t xml:space="preserve">In the main menu, navigate to </w:t>
      </w:r>
      <w:r w:rsidRPr="003629E0">
        <w:rPr>
          <w:b/>
          <w:bCs/>
          <w:i/>
          <w:iCs/>
        </w:rPr>
        <w:t>Projects</w:t>
      </w:r>
      <w:r w:rsidR="00E94DD9">
        <w:rPr>
          <w:b/>
          <w:bCs/>
          <w:i/>
          <w:iCs/>
        </w:rPr>
        <w:t xml:space="preserve"> – All projects</w:t>
      </w:r>
      <w:r w:rsidRPr="003629E0">
        <w:t>.</w:t>
      </w:r>
    </w:p>
    <w:p w14:paraId="7AF26748" w14:textId="77777777" w:rsidR="0026697A" w:rsidRPr="003629E0" w:rsidRDefault="0026697A" w:rsidP="0026697A">
      <w:pPr>
        <w:pStyle w:val="ListParagraph"/>
        <w:numPr>
          <w:ilvl w:val="0"/>
          <w:numId w:val="22"/>
        </w:numPr>
      </w:pPr>
      <w:r w:rsidRPr="003629E0">
        <w:t>Open the “</w:t>
      </w:r>
      <w:r w:rsidRPr="003629E0">
        <w:rPr>
          <w:i/>
          <w:iCs/>
        </w:rPr>
        <w:t xml:space="preserve">Utilities Payment Risk Prediction – &lt;your id&gt;” </w:t>
      </w:r>
      <w:r w:rsidRPr="003629E0">
        <w:t>project you created above.</w:t>
      </w:r>
    </w:p>
    <w:p w14:paraId="407133C9" w14:textId="77777777" w:rsidR="0026697A" w:rsidRPr="003629E0" w:rsidRDefault="0026697A" w:rsidP="0026697A">
      <w:pPr>
        <w:pStyle w:val="ListParagraph"/>
        <w:numPr>
          <w:ilvl w:val="0"/>
          <w:numId w:val="22"/>
        </w:numPr>
      </w:pPr>
      <w:r w:rsidRPr="003629E0">
        <w:t xml:space="preserve">Navigate to the </w:t>
      </w:r>
      <w:r w:rsidRPr="003629E0">
        <w:rPr>
          <w:b/>
          <w:bCs/>
          <w:i/>
          <w:iCs/>
        </w:rPr>
        <w:t>Assets</w:t>
      </w:r>
      <w:r w:rsidRPr="003629E0">
        <w:t xml:space="preserve"> tab.</w:t>
      </w:r>
    </w:p>
    <w:p w14:paraId="51DC7EF5" w14:textId="77777777" w:rsidR="0026697A" w:rsidRPr="003629E0" w:rsidRDefault="0026697A" w:rsidP="0026697A">
      <w:pPr>
        <w:pStyle w:val="ListParagraph"/>
        <w:numPr>
          <w:ilvl w:val="0"/>
          <w:numId w:val="22"/>
        </w:numPr>
      </w:pPr>
      <w:r w:rsidRPr="003629E0">
        <w:t>Type “customer” into the search field underneath the project tabs and press enter.</w:t>
      </w:r>
    </w:p>
    <w:p w14:paraId="12FF6E26" w14:textId="77777777" w:rsidR="0026697A" w:rsidRPr="003629E0" w:rsidRDefault="0026697A" w:rsidP="0026697A">
      <w:pPr>
        <w:pStyle w:val="ListParagraph"/>
        <w:numPr>
          <w:ilvl w:val="0"/>
          <w:numId w:val="22"/>
        </w:numPr>
      </w:pPr>
      <w:r w:rsidRPr="003629E0">
        <w:t xml:space="preserve">Locate the </w:t>
      </w:r>
      <w:r w:rsidRPr="003629E0">
        <w:rPr>
          <w:i/>
          <w:iCs/>
        </w:rPr>
        <w:t>customers.csv</w:t>
      </w:r>
      <w:r w:rsidRPr="003629E0">
        <w:t xml:space="preserve"> file in the </w:t>
      </w:r>
      <w:r w:rsidRPr="003629E0">
        <w:rPr>
          <w:i/>
          <w:iCs/>
        </w:rPr>
        <w:t>Data assets</w:t>
      </w:r>
      <w:r w:rsidRPr="003629E0">
        <w:t xml:space="preserve"> section of the search result, click on the </w:t>
      </w:r>
      <w:r w:rsidRPr="003629E0">
        <w:rPr>
          <w:b/>
          <w:bCs/>
          <w:i/>
          <w:iCs/>
        </w:rPr>
        <w:t>three-dot-menu</w:t>
      </w:r>
      <w:r w:rsidRPr="003629E0">
        <w:t xml:space="preserve"> </w:t>
      </w:r>
      <w:r w:rsidR="00584C72" w:rsidRPr="003629E0">
        <w:t>icon (</w:t>
      </w:r>
      <w:r w:rsidR="00584C72" w:rsidRPr="003629E0">
        <w:rPr>
          <w:rFonts w:cs="Times New Roman (Body CS)"/>
          <w:noProof/>
          <w:position w:val="-6"/>
        </w:rPr>
        <w:drawing>
          <wp:inline distT="0" distB="0" distL="0" distR="0" wp14:anchorId="1324C3D2" wp14:editId="0479046B">
            <wp:extent cx="123836" cy="149906"/>
            <wp:effectExtent l="0" t="0" r="317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155" cy="153924"/>
                    </a:xfrm>
                    <a:prstGeom prst="rect">
                      <a:avLst/>
                    </a:prstGeom>
                  </pic:spPr>
                </pic:pic>
              </a:graphicData>
            </a:graphic>
          </wp:inline>
        </w:drawing>
      </w:r>
      <w:r w:rsidR="00584C72" w:rsidRPr="003629E0">
        <w:t xml:space="preserve">) on </w:t>
      </w:r>
      <w:r w:rsidRPr="003629E0">
        <w:t xml:space="preserve">the right of the row and select </w:t>
      </w:r>
      <w:r w:rsidRPr="003629E0">
        <w:rPr>
          <w:b/>
          <w:bCs/>
          <w:i/>
          <w:iCs/>
        </w:rPr>
        <w:t>Publish to catalog</w:t>
      </w:r>
      <w:r w:rsidRPr="003629E0">
        <w:t>.</w:t>
      </w:r>
    </w:p>
    <w:p w14:paraId="6C3165EB" w14:textId="77777777" w:rsidR="0026697A" w:rsidRPr="003629E0" w:rsidRDefault="0026697A" w:rsidP="0026697A">
      <w:pPr>
        <w:pStyle w:val="ListParagraph"/>
        <w:numPr>
          <w:ilvl w:val="0"/>
          <w:numId w:val="22"/>
        </w:numPr>
      </w:pPr>
      <w:r w:rsidRPr="003629E0">
        <w:t xml:space="preserve">On the </w:t>
      </w:r>
      <w:r w:rsidRPr="003629E0">
        <w:rPr>
          <w:i/>
          <w:iCs/>
        </w:rPr>
        <w:t>Publish to catalog</w:t>
      </w:r>
      <w:r w:rsidRPr="003629E0">
        <w:t xml:space="preserve"> screen, select your catalog (“&lt;your id&gt;s catalog”) from the </w:t>
      </w:r>
      <w:r w:rsidRPr="003629E0">
        <w:rPr>
          <w:i/>
          <w:iCs/>
        </w:rPr>
        <w:t>Target</w:t>
      </w:r>
      <w:r w:rsidRPr="003629E0">
        <w:t xml:space="preserve"> selection list and click </w:t>
      </w:r>
      <w:r w:rsidRPr="003629E0">
        <w:rPr>
          <w:b/>
          <w:bCs/>
          <w:i/>
          <w:iCs/>
        </w:rPr>
        <w:t>Publish</w:t>
      </w:r>
      <w:r w:rsidRPr="003629E0">
        <w:t xml:space="preserve"> in the lower right of the screen.</w:t>
      </w:r>
    </w:p>
    <w:p w14:paraId="3E1FD877" w14:textId="1F3078FE" w:rsidR="0026697A" w:rsidRPr="003629E0" w:rsidRDefault="0026697A" w:rsidP="0026697A">
      <w:pPr>
        <w:pStyle w:val="ListParagraph"/>
        <w:numPr>
          <w:ilvl w:val="0"/>
          <w:numId w:val="22"/>
        </w:numPr>
      </w:pPr>
      <w:r w:rsidRPr="003629E0">
        <w:t xml:space="preserve">In the main menu, navigate to </w:t>
      </w:r>
      <w:r w:rsidR="00C42692">
        <w:rPr>
          <w:b/>
          <w:bCs/>
          <w:i/>
          <w:iCs/>
        </w:rPr>
        <w:t>Catalogs -&gt; All catalogs</w:t>
      </w:r>
      <w:r w:rsidRPr="003629E0">
        <w:t xml:space="preserve"> and click on your catalog (“&lt;your id&gt;s catalog”) in order to open it.</w:t>
      </w:r>
    </w:p>
    <w:p w14:paraId="66C01CE1" w14:textId="77777777" w:rsidR="0026697A" w:rsidRPr="003629E0" w:rsidRDefault="0026697A" w:rsidP="0026697A">
      <w:pPr>
        <w:pStyle w:val="ListParagraph"/>
        <w:numPr>
          <w:ilvl w:val="0"/>
          <w:numId w:val="22"/>
        </w:numPr>
      </w:pPr>
      <w:r w:rsidRPr="003629E0">
        <w:t xml:space="preserve">Navigate to or search for the newly added </w:t>
      </w:r>
      <w:r w:rsidRPr="003629E0">
        <w:rPr>
          <w:i/>
          <w:iCs/>
        </w:rPr>
        <w:t>customer.csv</w:t>
      </w:r>
      <w:r w:rsidRPr="003629E0">
        <w:t xml:space="preserve"> file and click on it.</w:t>
      </w:r>
    </w:p>
    <w:p w14:paraId="7320C0CC" w14:textId="772C23DC" w:rsidR="0026697A" w:rsidRPr="003629E0" w:rsidRDefault="0026697A" w:rsidP="0026697A">
      <w:pPr>
        <w:pStyle w:val="ListParagraph"/>
        <w:numPr>
          <w:ilvl w:val="0"/>
          <w:numId w:val="22"/>
        </w:numPr>
      </w:pPr>
      <w:r w:rsidRPr="003629E0">
        <w:t xml:space="preserve">Compared to the asset browser within your analytics project, there is also an additional </w:t>
      </w:r>
      <w:r w:rsidRPr="003629E0">
        <w:rPr>
          <w:i/>
          <w:iCs/>
        </w:rPr>
        <w:t>Access</w:t>
      </w:r>
      <w:r w:rsidRPr="003629E0">
        <w:t xml:space="preserve"> tab for managing access to the data set on the asset level:</w:t>
      </w:r>
      <w:r w:rsidR="003D2437">
        <w:br/>
      </w:r>
      <w:r w:rsidR="003D2437" w:rsidRPr="003D2437">
        <w:rPr>
          <w:noProof/>
        </w:rPr>
        <w:drawing>
          <wp:inline distT="0" distB="0" distL="0" distR="0" wp14:anchorId="78165260" wp14:editId="4CF3B242">
            <wp:extent cx="5259070" cy="329784"/>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0010" cy="383144"/>
                    </a:xfrm>
                    <a:prstGeom prst="rect">
                      <a:avLst/>
                    </a:prstGeom>
                  </pic:spPr>
                </pic:pic>
              </a:graphicData>
            </a:graphic>
          </wp:inline>
        </w:drawing>
      </w:r>
    </w:p>
    <w:p w14:paraId="4A9142E0" w14:textId="76227D00" w:rsidR="0026697A" w:rsidRPr="003629E0" w:rsidRDefault="0026697A" w:rsidP="0026697A">
      <w:pPr>
        <w:pStyle w:val="ListParagraph"/>
        <w:numPr>
          <w:ilvl w:val="0"/>
          <w:numId w:val="22"/>
        </w:numPr>
      </w:pPr>
      <w:r w:rsidRPr="003629E0">
        <w:t xml:space="preserve">In the </w:t>
      </w:r>
      <w:r w:rsidRPr="006B042E">
        <w:rPr>
          <w:b/>
          <w:bCs/>
          <w:i/>
          <w:iCs/>
        </w:rPr>
        <w:t>Overview</w:t>
      </w:r>
      <w:r w:rsidRPr="003629E0">
        <w:t xml:space="preserve"> tab, you will a </w:t>
      </w:r>
      <w:r w:rsidRPr="003629E0">
        <w:rPr>
          <w:i/>
          <w:iCs/>
        </w:rPr>
        <w:t>Business terms</w:t>
      </w:r>
      <w:r w:rsidRPr="003629E0">
        <w:t xml:space="preserve"> section on the left where you may assign business terms to the data set itself. </w:t>
      </w:r>
      <w:r w:rsidR="006B042E">
        <w:t xml:space="preserve">In the </w:t>
      </w:r>
      <w:r w:rsidR="006B042E" w:rsidRPr="006B042E">
        <w:rPr>
          <w:b/>
          <w:bCs/>
          <w:i/>
          <w:iCs/>
        </w:rPr>
        <w:t>Asset</w:t>
      </w:r>
      <w:r w:rsidR="006B042E">
        <w:t xml:space="preserve"> tab</w:t>
      </w:r>
      <w:r w:rsidRPr="003629E0">
        <w:t>, there are eye-icons (</w:t>
      </w:r>
      <w:r w:rsidRPr="003629E0">
        <w:rPr>
          <w:rFonts w:cs="Times New Roman (Body CS)"/>
          <w:noProof/>
          <w:position w:val="-6"/>
        </w:rPr>
        <w:drawing>
          <wp:inline distT="0" distB="0" distL="0" distR="0" wp14:anchorId="36CE4DE4" wp14:editId="238EEED5">
            <wp:extent cx="169817" cy="1320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845" cy="132879"/>
                    </a:xfrm>
                    <a:prstGeom prst="rect">
                      <a:avLst/>
                    </a:prstGeom>
                  </pic:spPr>
                </pic:pic>
              </a:graphicData>
            </a:graphic>
          </wp:inline>
        </w:drawing>
      </w:r>
      <w:r w:rsidRPr="003629E0">
        <w:t xml:space="preserve"> ) near each of the column names for assigning business terms to the individual columns:</w:t>
      </w:r>
      <w:r w:rsidRPr="003629E0">
        <w:br/>
      </w:r>
      <w:r w:rsidR="00F57504" w:rsidRPr="00F57504">
        <w:rPr>
          <w:noProof/>
        </w:rPr>
        <w:drawing>
          <wp:inline distT="0" distB="0" distL="0" distR="0" wp14:anchorId="242258CC" wp14:editId="6DA7E057">
            <wp:extent cx="5731510" cy="1183005"/>
            <wp:effectExtent l="0" t="0" r="0" b="0"/>
            <wp:docPr id="98" name="Picture 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pic:cNvPicPr/>
                  </pic:nvPicPr>
                  <pic:blipFill>
                    <a:blip r:embed="rId28"/>
                    <a:stretch>
                      <a:fillRect/>
                    </a:stretch>
                  </pic:blipFill>
                  <pic:spPr>
                    <a:xfrm>
                      <a:off x="0" y="0"/>
                      <a:ext cx="5731510" cy="1183005"/>
                    </a:xfrm>
                    <a:prstGeom prst="rect">
                      <a:avLst/>
                    </a:prstGeom>
                  </pic:spPr>
                </pic:pic>
              </a:graphicData>
            </a:graphic>
          </wp:inline>
        </w:drawing>
      </w:r>
    </w:p>
    <w:p w14:paraId="41BF7373" w14:textId="04150099" w:rsidR="0026697A" w:rsidRPr="003629E0" w:rsidRDefault="0026697A" w:rsidP="0026697A">
      <w:pPr>
        <w:pStyle w:val="ListParagraph"/>
        <w:numPr>
          <w:ilvl w:val="0"/>
          <w:numId w:val="22"/>
        </w:numPr>
      </w:pPr>
      <w:r w:rsidRPr="003629E0">
        <w:lastRenderedPageBreak/>
        <w:t xml:space="preserve">Scroll to the right to see the EMAIL column. It turns out that the data is not masked despite of the data protection rule created in section </w:t>
      </w:r>
      <w:r w:rsidRPr="003629E0">
        <w:fldChar w:fldCharType="begin"/>
      </w:r>
      <w:r w:rsidRPr="003629E0">
        <w:instrText xml:space="preserve"> REF _Ref44952810 \r \h </w:instrText>
      </w:r>
      <w:r w:rsidRPr="003629E0">
        <w:fldChar w:fldCharType="separate"/>
      </w:r>
      <w:r w:rsidR="00044E9A">
        <w:t>3.3.4</w:t>
      </w:r>
      <w:r w:rsidRPr="003629E0">
        <w:fldChar w:fldCharType="end"/>
      </w:r>
      <w:r w:rsidRPr="003629E0">
        <w:t>:</w:t>
      </w:r>
      <w:r w:rsidR="000F1ED0">
        <w:br/>
      </w:r>
      <w:r w:rsidR="000F1ED0" w:rsidRPr="000F1ED0">
        <w:rPr>
          <w:noProof/>
        </w:rPr>
        <w:drawing>
          <wp:inline distT="0" distB="0" distL="0" distR="0" wp14:anchorId="17C190B4" wp14:editId="62BA5F7C">
            <wp:extent cx="5259070" cy="1452393"/>
            <wp:effectExtent l="0" t="0" r="0" b="0"/>
            <wp:docPr id="99" name="Picture 9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able&#10;&#10;Description automatically generated"/>
                    <pic:cNvPicPr/>
                  </pic:nvPicPr>
                  <pic:blipFill>
                    <a:blip r:embed="rId29"/>
                    <a:stretch>
                      <a:fillRect/>
                    </a:stretch>
                  </pic:blipFill>
                  <pic:spPr>
                    <a:xfrm>
                      <a:off x="0" y="0"/>
                      <a:ext cx="5382456" cy="1486468"/>
                    </a:xfrm>
                    <a:prstGeom prst="rect">
                      <a:avLst/>
                    </a:prstGeom>
                  </pic:spPr>
                </pic:pic>
              </a:graphicData>
            </a:graphic>
          </wp:inline>
        </w:drawing>
      </w:r>
      <w:r w:rsidR="00345224" w:rsidRPr="003629E0">
        <w:br/>
      </w:r>
      <w:r w:rsidRPr="003629E0">
        <w:br/>
      </w:r>
      <w:r w:rsidRPr="003629E0">
        <w:rPr>
          <w:noProof/>
        </w:rPr>
        <mc:AlternateContent>
          <mc:Choice Requires="wps">
            <w:drawing>
              <wp:inline distT="0" distB="0" distL="0" distR="0" wp14:anchorId="2128A0D7" wp14:editId="2EAF1F5D">
                <wp:extent cx="5259600" cy="803365"/>
                <wp:effectExtent l="0" t="0" r="0" b="0"/>
                <wp:docPr id="54" name="Text Box 54"/>
                <wp:cNvGraphicFramePr/>
                <a:graphic xmlns:a="http://schemas.openxmlformats.org/drawingml/2006/main">
                  <a:graphicData uri="http://schemas.microsoft.com/office/word/2010/wordprocessingShape">
                    <wps:wsp>
                      <wps:cNvSpPr txBox="1"/>
                      <wps:spPr>
                        <a:xfrm>
                          <a:off x="0" y="0"/>
                          <a:ext cx="5259600" cy="803365"/>
                        </a:xfrm>
                        <a:prstGeom prst="rect">
                          <a:avLst/>
                        </a:prstGeom>
                        <a:solidFill>
                          <a:schemeClr val="accent2">
                            <a:lumMod val="20000"/>
                            <a:lumOff val="80000"/>
                          </a:schemeClr>
                        </a:solidFill>
                        <a:ln w="6350">
                          <a:noFill/>
                        </a:ln>
                      </wps:spPr>
                      <wps:txbx>
                        <w:txbxContent>
                          <w:p w14:paraId="14B17DD9" w14:textId="77777777" w:rsidR="00044E9A" w:rsidRPr="00A803A0" w:rsidRDefault="00044E9A" w:rsidP="0026697A">
                            <w:pPr>
                              <w:rPr>
                                <w:i/>
                                <w:iCs/>
                              </w:rPr>
                            </w:pPr>
                            <w:r w:rsidRPr="0039367A">
                              <w:rPr>
                                <w:b/>
                                <w:bCs/>
                                <w:i/>
                                <w:iCs/>
                                <w:lang w:val="en-GB"/>
                              </w:rPr>
                              <w:t>Important</w:t>
                            </w:r>
                            <w:r w:rsidRPr="004478B4">
                              <w:rPr>
                                <w:b/>
                                <w:bCs/>
                                <w:i/>
                                <w:iCs/>
                              </w:rPr>
                              <w:t>:</w:t>
                            </w:r>
                            <w:r w:rsidRPr="004478B4">
                              <w:rPr>
                                <w:i/>
                                <w:iCs/>
                              </w:rPr>
                              <w:t xml:space="preserve"> </w:t>
                            </w:r>
                            <w:r>
                              <w:rPr>
                                <w:i/>
                                <w:iCs/>
                              </w:rPr>
                              <w:t>I</w:t>
                            </w:r>
                            <w:r w:rsidRPr="00A803A0">
                              <w:rPr>
                                <w:i/>
                                <w:iCs/>
                              </w:rPr>
                              <w:t>f the user who is trying to access the asset is the owner of the asset (by default, the user who created the asset), then access is always granted.</w:t>
                            </w:r>
                            <w:r>
                              <w:rPr>
                                <w:i/>
                                <w:iCs/>
                              </w:rPr>
                              <w:t xml:space="preserve"> </w:t>
                            </w:r>
                            <w:r w:rsidRPr="00A803A0">
                              <w:rPr>
                                <w:i/>
                                <w:iCs/>
                              </w:rPr>
                              <w:t>In Data Virtualization, the asset owner is not exempt from enforcement of data protection 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28A0D7" id="Text Box 54" o:spid="_x0000_s1039" type="#_x0000_t202" style="width:414.15pt;height:6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" fillcolor="#fbe4d5 [661]" stroked="f" strokeweight=".5pt">
                <v:textbox>
                  <w:txbxContent>
                    <w:p w14:paraId="14B17DD9" w14:textId="77777777" w:rsidR="00044E9A" w:rsidRPr="00A803A0" w:rsidRDefault="00044E9A" w:rsidP="0026697A">
                      <w:pPr>
                        <w:rPr>
                          <w:i/>
                          <w:iCs/>
                        </w:rPr>
                      </w:pPr>
                      <w:r w:rsidRPr="0039367A">
                        <w:rPr>
                          <w:b/>
                          <w:bCs/>
                          <w:i/>
                          <w:iCs/>
                          <w:lang w:val="en-GB"/>
                        </w:rPr>
                        <w:t>Important</w:t>
                      </w:r>
                      <w:r w:rsidRPr="004478B4">
                        <w:rPr>
                          <w:b/>
                          <w:bCs/>
                          <w:i/>
                          <w:iCs/>
                        </w:rPr>
                        <w:t>:</w:t>
                      </w:r>
                      <w:r w:rsidRPr="004478B4">
                        <w:rPr>
                          <w:i/>
                          <w:iCs/>
                        </w:rPr>
                        <w:t xml:space="preserve"> </w:t>
                      </w:r>
                      <w:r>
                        <w:rPr>
                          <w:i/>
                          <w:iCs/>
                        </w:rPr>
                        <w:t>I</w:t>
                      </w:r>
                      <w:r w:rsidRPr="00A803A0">
                        <w:rPr>
                          <w:i/>
                          <w:iCs/>
                        </w:rPr>
                        <w:t>f the user who is trying to access the asset is the owner of the asset (by default, the user who created the asset), then access is always granted.</w:t>
                      </w:r>
                      <w:r>
                        <w:rPr>
                          <w:i/>
                          <w:iCs/>
                        </w:rPr>
                        <w:t xml:space="preserve"> </w:t>
                      </w:r>
                      <w:r w:rsidRPr="00A803A0">
                        <w:rPr>
                          <w:i/>
                          <w:iCs/>
                        </w:rPr>
                        <w:t>In Data Virtualization, the asset owner is not exempt from enforcement of data protection rules.</w:t>
                      </w:r>
                    </w:p>
                  </w:txbxContent>
                </v:textbox>
                <w10:anchorlock/>
              </v:shape>
            </w:pict>
          </mc:Fallback>
        </mc:AlternateContent>
      </w:r>
    </w:p>
    <w:p w14:paraId="68BCE814" w14:textId="77777777" w:rsidR="0026697A" w:rsidRPr="003629E0" w:rsidRDefault="0026697A" w:rsidP="0026697A">
      <w:pPr>
        <w:pStyle w:val="Heading3"/>
      </w:pPr>
      <w:bookmarkStart w:id="34" w:name="_Toc123300988"/>
      <w:r w:rsidRPr="003629E0">
        <w:t>Validate effect of data protection rule</w:t>
      </w:r>
      <w:bookmarkEnd w:id="34"/>
    </w:p>
    <w:p w14:paraId="32203749" w14:textId="77777777" w:rsidR="0026697A" w:rsidRPr="003629E0" w:rsidRDefault="0026697A" w:rsidP="0026697A">
      <w:pPr>
        <w:rPr>
          <w:lang w:val="en-US"/>
        </w:rPr>
      </w:pPr>
      <w:r w:rsidRPr="003629E0">
        <w:rPr>
          <w:lang w:val="en-US"/>
        </w:rPr>
        <w:t xml:space="preserve">In order to validate the data protection rule, we need to logon using a different catalog user who is not the owner of the data assets. </w:t>
      </w:r>
    </w:p>
    <w:p w14:paraId="18F5B434" w14:textId="385473EB" w:rsidR="0026697A" w:rsidRPr="003629E0" w:rsidRDefault="0026697A" w:rsidP="0026697A">
      <w:pPr>
        <w:pStyle w:val="ListParagraph"/>
        <w:numPr>
          <w:ilvl w:val="0"/>
          <w:numId w:val="30"/>
        </w:numPr>
      </w:pPr>
      <w:r w:rsidRPr="003629E0">
        <w:t xml:space="preserve">Logoff from CPD by clicking on the user icon at in the upper right corner of the screen and selecting </w:t>
      </w:r>
      <w:r w:rsidRPr="003629E0">
        <w:rPr>
          <w:b/>
          <w:bCs/>
          <w:i/>
          <w:iCs/>
        </w:rPr>
        <w:t>Log out</w:t>
      </w:r>
      <w:r w:rsidR="00AF23DA">
        <w:t xml:space="preserve"> and confirming</w:t>
      </w:r>
      <w:r w:rsidR="00F36CB0">
        <w:t xml:space="preserve"> with </w:t>
      </w:r>
      <w:r w:rsidR="00F36CB0" w:rsidRPr="00F36CB0">
        <w:rPr>
          <w:b/>
          <w:bCs/>
          <w:i/>
          <w:iCs/>
        </w:rPr>
        <w:t>Log out</w:t>
      </w:r>
      <w:r w:rsidR="00F36CB0">
        <w:t xml:space="preserve"> again</w:t>
      </w:r>
      <w:r w:rsidR="00AF23DA">
        <w:t>.</w:t>
      </w:r>
    </w:p>
    <w:p w14:paraId="250EE9B6" w14:textId="77777777" w:rsidR="0026697A" w:rsidRPr="003629E0" w:rsidRDefault="0026697A" w:rsidP="0026697A">
      <w:pPr>
        <w:pStyle w:val="ListParagraph"/>
        <w:numPr>
          <w:ilvl w:val="0"/>
          <w:numId w:val="30"/>
        </w:numPr>
      </w:pPr>
      <w:r w:rsidRPr="003629E0">
        <w:t xml:space="preserve">Sign in again using the </w:t>
      </w:r>
      <w:r w:rsidRPr="003629E0">
        <w:rPr>
          <w:i/>
          <w:iCs/>
        </w:rPr>
        <w:t>admin</w:t>
      </w:r>
      <w:r w:rsidRPr="003629E0">
        <w:t xml:space="preserve"> user.</w:t>
      </w:r>
    </w:p>
    <w:p w14:paraId="4828B525" w14:textId="42B49473" w:rsidR="0026697A" w:rsidRPr="003629E0" w:rsidRDefault="0026697A" w:rsidP="0026697A">
      <w:pPr>
        <w:pStyle w:val="ListParagraph"/>
        <w:numPr>
          <w:ilvl w:val="0"/>
          <w:numId w:val="30"/>
        </w:numPr>
      </w:pPr>
      <w:r w:rsidRPr="003629E0">
        <w:t xml:space="preserve">In the main menu, navigate to </w:t>
      </w:r>
      <w:r w:rsidR="001E30EE">
        <w:rPr>
          <w:b/>
          <w:bCs/>
          <w:i/>
          <w:iCs/>
        </w:rPr>
        <w:t>Catalogs</w:t>
      </w:r>
      <w:r w:rsidRPr="003629E0">
        <w:rPr>
          <w:b/>
          <w:bCs/>
          <w:i/>
          <w:iCs/>
        </w:rPr>
        <w:t>-&gt; All catalogs</w:t>
      </w:r>
      <w:r w:rsidRPr="003629E0">
        <w:rPr>
          <w:i/>
          <w:iCs/>
        </w:rPr>
        <w:t>.</w:t>
      </w:r>
    </w:p>
    <w:p w14:paraId="5CBA37F6" w14:textId="77777777" w:rsidR="0026697A" w:rsidRPr="003629E0" w:rsidRDefault="0026697A" w:rsidP="0026697A">
      <w:pPr>
        <w:pStyle w:val="ListParagraph"/>
        <w:numPr>
          <w:ilvl w:val="0"/>
          <w:numId w:val="30"/>
        </w:numPr>
      </w:pPr>
      <w:r w:rsidRPr="003629E0">
        <w:t>Open the “</w:t>
      </w:r>
      <w:r w:rsidRPr="003629E0">
        <w:rPr>
          <w:i/>
          <w:iCs/>
        </w:rPr>
        <w:t xml:space="preserve">&lt;your id&gt;s catalog” </w:t>
      </w:r>
      <w:r w:rsidRPr="003629E0">
        <w:t>created above.</w:t>
      </w:r>
    </w:p>
    <w:p w14:paraId="6F01CB4E" w14:textId="77777777" w:rsidR="0026697A" w:rsidRPr="003629E0" w:rsidRDefault="0026697A" w:rsidP="0026697A">
      <w:pPr>
        <w:pStyle w:val="ListParagraph"/>
        <w:numPr>
          <w:ilvl w:val="0"/>
          <w:numId w:val="30"/>
        </w:numPr>
      </w:pPr>
      <w:r w:rsidRPr="003629E0">
        <w:t>Type “customer” into the search field underneath the project tabs and press enter.</w:t>
      </w:r>
    </w:p>
    <w:p w14:paraId="32E1619A" w14:textId="4349E45F" w:rsidR="0026697A" w:rsidRDefault="0026697A" w:rsidP="0026697A">
      <w:pPr>
        <w:pStyle w:val="ListParagraph"/>
        <w:numPr>
          <w:ilvl w:val="0"/>
          <w:numId w:val="30"/>
        </w:numPr>
      </w:pPr>
      <w:r w:rsidRPr="003629E0">
        <w:t xml:space="preserve">Click on the </w:t>
      </w:r>
      <w:r w:rsidRPr="003629E0">
        <w:rPr>
          <w:i/>
          <w:iCs/>
        </w:rPr>
        <w:t>customers.csv</w:t>
      </w:r>
      <w:r w:rsidRPr="003629E0">
        <w:t xml:space="preserve"> file in the search result.</w:t>
      </w:r>
    </w:p>
    <w:p w14:paraId="04CAF299" w14:textId="5475B937" w:rsidR="00AF23DA" w:rsidRPr="003629E0" w:rsidRDefault="00AF23DA" w:rsidP="0026697A">
      <w:pPr>
        <w:pStyle w:val="ListParagraph"/>
        <w:numPr>
          <w:ilvl w:val="0"/>
          <w:numId w:val="30"/>
        </w:numPr>
      </w:pPr>
      <w:r>
        <w:t xml:space="preserve">Navigate to the </w:t>
      </w:r>
      <w:r w:rsidRPr="00AF23DA">
        <w:rPr>
          <w:b/>
          <w:bCs/>
          <w:i/>
          <w:iCs/>
        </w:rPr>
        <w:t>Asset</w:t>
      </w:r>
      <w:r>
        <w:t xml:space="preserve"> tab.</w:t>
      </w:r>
    </w:p>
    <w:p w14:paraId="0B6A2AF0" w14:textId="30428621" w:rsidR="0026697A" w:rsidRPr="003629E0" w:rsidRDefault="0026697A" w:rsidP="0026697A">
      <w:pPr>
        <w:pStyle w:val="ListParagraph"/>
        <w:numPr>
          <w:ilvl w:val="0"/>
          <w:numId w:val="30"/>
        </w:numPr>
      </w:pPr>
      <w:r w:rsidRPr="003629E0">
        <w:t>It the header, there should be an indication that at least one column is masked (in this case, two columns are masked because there is an additional data protection rule in place):</w:t>
      </w:r>
      <w:r w:rsidR="00AF23DA">
        <w:br/>
      </w:r>
      <w:r w:rsidR="00AF23DA" w:rsidRPr="00AF23DA">
        <w:rPr>
          <w:noProof/>
        </w:rPr>
        <w:drawing>
          <wp:inline distT="0" distB="0" distL="0" distR="0" wp14:anchorId="1D844AB9" wp14:editId="77336156">
            <wp:extent cx="4775200" cy="5080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5200" cy="508000"/>
                    </a:xfrm>
                    <a:prstGeom prst="rect">
                      <a:avLst/>
                    </a:prstGeom>
                  </pic:spPr>
                </pic:pic>
              </a:graphicData>
            </a:graphic>
          </wp:inline>
        </w:drawing>
      </w:r>
    </w:p>
    <w:p w14:paraId="0B814C92" w14:textId="52A02405" w:rsidR="00AF23DA" w:rsidRDefault="0026697A" w:rsidP="0026697A">
      <w:pPr>
        <w:pStyle w:val="ListParagraph"/>
        <w:numPr>
          <w:ilvl w:val="0"/>
          <w:numId w:val="30"/>
        </w:numPr>
      </w:pPr>
      <w:r w:rsidRPr="003629E0">
        <w:t>The data masking might still be in progress and might take several minutes to complete.</w:t>
      </w:r>
      <w:r w:rsidR="00AF23DA">
        <w:t xml:space="preserve"> If you see an error</w:t>
      </w:r>
      <w:ins w:id="35" w:author="Leonard Posner" w:date="2021-01-25T13:34:00Z">
        <w:r w:rsidR="001B287B">
          <w:t>,</w:t>
        </w:r>
      </w:ins>
      <w:r w:rsidR="00AF23DA">
        <w:t xml:space="preserve"> try to refresh the screen.</w:t>
      </w:r>
    </w:p>
    <w:p w14:paraId="02FDF270" w14:textId="6A2508C5" w:rsidR="0026697A" w:rsidRDefault="0026697A" w:rsidP="0026697A">
      <w:pPr>
        <w:pStyle w:val="ListParagraph"/>
        <w:numPr>
          <w:ilvl w:val="0"/>
          <w:numId w:val="30"/>
        </w:numPr>
      </w:pPr>
      <w:r w:rsidRPr="003629E0">
        <w:t xml:space="preserve">Once </w:t>
      </w:r>
      <w:r w:rsidR="00AF23DA">
        <w:t xml:space="preserve">masking </w:t>
      </w:r>
      <w:r w:rsidRPr="003629E0">
        <w:t>has finished, the data in the EMAIL column should be masked by XXXX characters and there should be a lock (</w:t>
      </w:r>
      <w:r w:rsidRPr="003629E0">
        <w:rPr>
          <w:noProof/>
        </w:rPr>
        <w:drawing>
          <wp:inline distT="0" distB="0" distL="0" distR="0" wp14:anchorId="6F26930A" wp14:editId="35E3CFC2">
            <wp:extent cx="165100" cy="215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100" cy="215900"/>
                    </a:xfrm>
                    <a:prstGeom prst="rect">
                      <a:avLst/>
                    </a:prstGeom>
                  </pic:spPr>
                </pic:pic>
              </a:graphicData>
            </a:graphic>
          </wp:inline>
        </w:drawing>
      </w:r>
      <w:r w:rsidRPr="003629E0">
        <w:t>) indicating that the data is masked:</w:t>
      </w:r>
      <w:r w:rsidR="0076292C">
        <w:br/>
      </w:r>
      <w:r w:rsidR="0076292C" w:rsidRPr="0076292C">
        <w:rPr>
          <w:noProof/>
        </w:rPr>
        <w:drawing>
          <wp:inline distT="0" distB="0" distL="0" distR="0" wp14:anchorId="34FAB801" wp14:editId="1171CAF1">
            <wp:extent cx="5016500" cy="1562100"/>
            <wp:effectExtent l="0" t="0" r="0" b="0"/>
            <wp:docPr id="102" name="Picture 10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able&#10;&#10;Description automatically generated"/>
                    <pic:cNvPicPr/>
                  </pic:nvPicPr>
                  <pic:blipFill>
                    <a:blip r:embed="rId32"/>
                    <a:stretch>
                      <a:fillRect/>
                    </a:stretch>
                  </pic:blipFill>
                  <pic:spPr>
                    <a:xfrm>
                      <a:off x="0" y="0"/>
                      <a:ext cx="5016500" cy="1562100"/>
                    </a:xfrm>
                    <a:prstGeom prst="rect">
                      <a:avLst/>
                    </a:prstGeom>
                  </pic:spPr>
                </pic:pic>
              </a:graphicData>
            </a:graphic>
          </wp:inline>
        </w:drawing>
      </w:r>
    </w:p>
    <w:p w14:paraId="29CE5AAA" w14:textId="778B2810" w:rsidR="00BB41CC" w:rsidRPr="003629E0" w:rsidRDefault="00BB41CC" w:rsidP="0026697A">
      <w:pPr>
        <w:pStyle w:val="ListParagraph"/>
        <w:numPr>
          <w:ilvl w:val="0"/>
          <w:numId w:val="30"/>
        </w:numPr>
      </w:pPr>
      <w:r w:rsidRPr="00BB41CC">
        <w:rPr>
          <w:b/>
          <w:bCs/>
        </w:rPr>
        <w:t>Logoff</w:t>
      </w:r>
      <w:r>
        <w:t xml:space="preserve"> from the admin user again and logon with your personal user id.</w:t>
      </w:r>
    </w:p>
    <w:p w14:paraId="634A5D78" w14:textId="064117F9" w:rsidR="0050740C" w:rsidRPr="003629E0" w:rsidRDefault="0050740C" w:rsidP="0050740C">
      <w:pPr>
        <w:pStyle w:val="Heading1"/>
      </w:pPr>
      <w:bookmarkStart w:id="36" w:name="_Ref45057407"/>
      <w:bookmarkStart w:id="37" w:name="_Toc123300989"/>
      <w:r w:rsidRPr="003629E0">
        <w:lastRenderedPageBreak/>
        <w:t>Data curation &amp; data quality</w:t>
      </w:r>
      <w:bookmarkEnd w:id="36"/>
      <w:bookmarkEnd w:id="37"/>
    </w:p>
    <w:p w14:paraId="36F0B9EF" w14:textId="77777777" w:rsidR="001958A8" w:rsidRPr="003629E0" w:rsidRDefault="001958A8" w:rsidP="001958A8">
      <w:pPr>
        <w:rPr>
          <w:lang w:val="en-US" w:eastAsia="en-US"/>
        </w:rPr>
      </w:pPr>
      <w:r w:rsidRPr="003629E0">
        <w:rPr>
          <w:lang w:val="en-US" w:eastAsia="en-US"/>
        </w:rPr>
        <w:t xml:space="preserve">This chapter shows how data assets can be discovered from a connection using </w:t>
      </w:r>
      <w:r w:rsidRPr="003629E0">
        <w:rPr>
          <w:i/>
          <w:iCs/>
          <w:lang w:val="en-US" w:eastAsia="en-US"/>
        </w:rPr>
        <w:t>Automated discovery</w:t>
      </w:r>
      <w:r w:rsidRPr="003629E0">
        <w:rPr>
          <w:lang w:val="en-US" w:eastAsia="en-US"/>
        </w:rPr>
        <w:t xml:space="preserve"> or </w:t>
      </w:r>
      <w:proofErr w:type="spellStart"/>
      <w:r w:rsidRPr="003629E0">
        <w:rPr>
          <w:i/>
          <w:iCs/>
          <w:lang w:val="en-US" w:eastAsia="en-US"/>
        </w:rPr>
        <w:t>QuickScan</w:t>
      </w:r>
      <w:proofErr w:type="spellEnd"/>
      <w:r w:rsidRPr="003629E0">
        <w:rPr>
          <w:lang w:val="en-US" w:eastAsia="en-US"/>
        </w:rPr>
        <w:t>. The results are then being further investigated in a data quality project before the</w:t>
      </w:r>
      <w:r w:rsidR="0028056B" w:rsidRPr="003629E0">
        <w:rPr>
          <w:lang w:val="en-US" w:eastAsia="en-US"/>
        </w:rPr>
        <w:t>y</w:t>
      </w:r>
      <w:r w:rsidRPr="003629E0">
        <w:rPr>
          <w:lang w:val="en-US" w:eastAsia="en-US"/>
        </w:rPr>
        <w:t xml:space="preserve"> are published to the metadata catalog. Finally, the use of quality rules and automation rules is being demonstrated.</w:t>
      </w:r>
    </w:p>
    <w:p w14:paraId="4C19E189" w14:textId="77777777" w:rsidR="0093659D" w:rsidRPr="003629E0" w:rsidRDefault="0093659D" w:rsidP="0093659D">
      <w:pPr>
        <w:pStyle w:val="Heading2"/>
      </w:pPr>
      <w:bookmarkStart w:id="38" w:name="_Toc123300990"/>
      <w:r w:rsidRPr="003629E0">
        <w:t>Creating a data connection</w:t>
      </w:r>
      <w:bookmarkEnd w:id="38"/>
      <w:r w:rsidRPr="003629E0">
        <w:t xml:space="preserve"> </w:t>
      </w:r>
    </w:p>
    <w:p w14:paraId="17EE2B33" w14:textId="77777777" w:rsidR="0093659D" w:rsidRPr="003629E0" w:rsidRDefault="0093659D" w:rsidP="0093659D">
      <w:pPr>
        <w:rPr>
          <w:lang w:val="en-US"/>
        </w:rPr>
      </w:pPr>
      <w:r w:rsidRPr="003629E0">
        <w:rPr>
          <w:lang w:val="en-US"/>
        </w:rPr>
        <w:t xml:space="preserve">For this workshop, the sample data of the </w:t>
      </w:r>
      <w:r w:rsidRPr="003629E0">
        <w:rPr>
          <w:i/>
          <w:iCs/>
          <w:lang w:val="en-US"/>
        </w:rPr>
        <w:t>Utilities Payment Risk Prediction</w:t>
      </w:r>
      <w:r w:rsidRPr="003629E0">
        <w:rPr>
          <w:lang w:val="en-US"/>
        </w:rPr>
        <w:t xml:space="preserve"> industry accelerator has been uploaded to DB2 in order to use it for data discovery. Use the following steps in order to setup a data connection to the DB2 database</w:t>
      </w:r>
      <w:r w:rsidR="00EC05FF" w:rsidRPr="003629E0">
        <w:rPr>
          <w:lang w:val="en-US"/>
        </w:rPr>
        <w:t>:</w:t>
      </w:r>
    </w:p>
    <w:p w14:paraId="26FC029E" w14:textId="17B1AE66" w:rsidR="0093659D" w:rsidRDefault="0093659D" w:rsidP="0093659D">
      <w:pPr>
        <w:pStyle w:val="ListParagraph"/>
        <w:numPr>
          <w:ilvl w:val="0"/>
          <w:numId w:val="8"/>
        </w:numPr>
      </w:pPr>
      <w:r w:rsidRPr="003629E0">
        <w:t xml:space="preserve">In the main menu, navigate to </w:t>
      </w:r>
      <w:r w:rsidR="00BC4BD7">
        <w:rPr>
          <w:b/>
          <w:bCs/>
          <w:i/>
          <w:iCs/>
        </w:rPr>
        <w:t>Platform c</w:t>
      </w:r>
      <w:r w:rsidRPr="003629E0">
        <w:rPr>
          <w:b/>
          <w:bCs/>
          <w:i/>
          <w:iCs/>
        </w:rPr>
        <w:t>onnections</w:t>
      </w:r>
      <w:r w:rsidRPr="003629E0">
        <w:rPr>
          <w:i/>
          <w:iCs/>
        </w:rPr>
        <w:t xml:space="preserve"> </w:t>
      </w:r>
      <w:r w:rsidRPr="003629E0">
        <w:t xml:space="preserve">and click </w:t>
      </w:r>
      <w:r w:rsidRPr="003629E0">
        <w:rPr>
          <w:b/>
          <w:bCs/>
          <w:i/>
          <w:iCs/>
        </w:rPr>
        <w:t>New connection</w:t>
      </w:r>
      <w:r w:rsidRPr="003629E0">
        <w:t xml:space="preserve"> </w:t>
      </w:r>
      <w:r w:rsidR="0082299D" w:rsidRPr="003629E0">
        <w:t>in the upper right corner</w:t>
      </w:r>
      <w:r w:rsidRPr="003629E0">
        <w:t>.</w:t>
      </w:r>
    </w:p>
    <w:p w14:paraId="167C2FFC" w14:textId="4A0AF226" w:rsidR="00BC4BD7" w:rsidRPr="003629E0" w:rsidRDefault="00BC4BD7" w:rsidP="0093659D">
      <w:pPr>
        <w:pStyle w:val="ListParagraph"/>
        <w:numPr>
          <w:ilvl w:val="0"/>
          <w:numId w:val="8"/>
        </w:numPr>
      </w:pPr>
      <w:r>
        <w:t xml:space="preserve">In section </w:t>
      </w:r>
      <w:r w:rsidRPr="00BC4BD7">
        <w:rPr>
          <w:b/>
          <w:bCs/>
          <w:i/>
          <w:iCs/>
        </w:rPr>
        <w:t>IBM</w:t>
      </w:r>
      <w:r>
        <w:t xml:space="preserve">, select </w:t>
      </w:r>
      <w:r w:rsidRPr="00BC4BD7">
        <w:rPr>
          <w:b/>
          <w:bCs/>
          <w:i/>
          <w:iCs/>
        </w:rPr>
        <w:t>DB2</w:t>
      </w:r>
      <w:r>
        <w:t>.</w:t>
      </w:r>
    </w:p>
    <w:p w14:paraId="2CFD3EFE" w14:textId="77777777" w:rsidR="0093659D" w:rsidRPr="003629E0" w:rsidRDefault="0093659D" w:rsidP="0093659D">
      <w:pPr>
        <w:pStyle w:val="ListParagraph"/>
        <w:numPr>
          <w:ilvl w:val="0"/>
          <w:numId w:val="8"/>
        </w:numPr>
      </w:pPr>
      <w:r w:rsidRPr="003629E0">
        <w:t>Specify the following parameters:</w:t>
      </w:r>
    </w:p>
    <w:p w14:paraId="0A6656B7" w14:textId="7A0A86FA" w:rsidR="0093659D" w:rsidRPr="003629E0" w:rsidRDefault="00BC4BD7" w:rsidP="006E687F">
      <w:pPr>
        <w:pStyle w:val="ListParagraph"/>
        <w:numPr>
          <w:ilvl w:val="2"/>
          <w:numId w:val="8"/>
        </w:numPr>
      </w:pPr>
      <w:r>
        <w:rPr>
          <w:b/>
          <w:bCs/>
          <w:i/>
          <w:iCs/>
        </w:rPr>
        <w:t>N</w:t>
      </w:r>
      <w:r w:rsidR="0093659D" w:rsidRPr="003629E0">
        <w:rPr>
          <w:b/>
          <w:bCs/>
          <w:i/>
          <w:iCs/>
        </w:rPr>
        <w:t>ame</w:t>
      </w:r>
      <w:r w:rsidR="0093659D" w:rsidRPr="003629E0">
        <w:t>: “WKC works</w:t>
      </w:r>
      <w:r w:rsidR="002A2143" w:rsidRPr="003629E0">
        <w:t>h</w:t>
      </w:r>
      <w:r w:rsidR="0093659D" w:rsidRPr="003629E0">
        <w:t xml:space="preserve">op &lt;your id&gt;” </w:t>
      </w:r>
    </w:p>
    <w:p w14:paraId="76063CFC" w14:textId="07F913F9" w:rsidR="00BC4BD7" w:rsidRPr="003629E0" w:rsidRDefault="00BC4BD7" w:rsidP="00BC4BD7">
      <w:pPr>
        <w:pStyle w:val="ListParagraph"/>
        <w:numPr>
          <w:ilvl w:val="2"/>
          <w:numId w:val="8"/>
        </w:numPr>
      </w:pPr>
      <w:r w:rsidRPr="003629E0">
        <w:rPr>
          <w:b/>
          <w:bCs/>
          <w:i/>
          <w:iCs/>
        </w:rPr>
        <w:t>Database</w:t>
      </w:r>
      <w:r w:rsidRPr="003629E0">
        <w:t xml:space="preserve">: </w:t>
      </w:r>
      <w:proofErr w:type="spellStart"/>
      <w:r w:rsidR="00CF7D05">
        <w:t>bludb</w:t>
      </w:r>
      <w:proofErr w:type="spellEnd"/>
    </w:p>
    <w:p w14:paraId="2E94B455" w14:textId="77777777" w:rsidR="00CF7D05" w:rsidRPr="00CF7D05" w:rsidRDefault="0093659D" w:rsidP="00CF7D05">
      <w:pPr>
        <w:pStyle w:val="ListParagraph"/>
        <w:numPr>
          <w:ilvl w:val="2"/>
          <w:numId w:val="8"/>
        </w:numPr>
        <w:rPr>
          <w:lang w:val="en-IN"/>
        </w:rPr>
      </w:pPr>
      <w:r w:rsidRPr="00CF7D05">
        <w:rPr>
          <w:b/>
          <w:bCs/>
          <w:i/>
          <w:iCs/>
        </w:rPr>
        <w:t>Host</w:t>
      </w:r>
      <w:r w:rsidR="00BC4BD7" w:rsidRPr="00CF7D05">
        <w:rPr>
          <w:b/>
          <w:bCs/>
          <w:i/>
          <w:iCs/>
        </w:rPr>
        <w:t>name or IP address</w:t>
      </w:r>
      <w:r w:rsidRPr="003629E0">
        <w:t xml:space="preserve">: </w:t>
      </w:r>
      <w:r w:rsidR="00CF7D05" w:rsidRPr="00CF7D05">
        <w:rPr>
          <w:lang w:val="en-IN"/>
        </w:rPr>
        <w:t>54a2f15b-5c0f-46df-8954-7e38e612c2bd.c1ogj3sd0tgtu0lqde00.databases.appdomain.cloud</w:t>
      </w:r>
    </w:p>
    <w:p w14:paraId="506CC3B5" w14:textId="20D2B593" w:rsidR="0093659D" w:rsidRPr="00CF7D05" w:rsidRDefault="0093659D" w:rsidP="00CF7D05">
      <w:pPr>
        <w:pStyle w:val="ListParagraph"/>
        <w:numPr>
          <w:ilvl w:val="2"/>
          <w:numId w:val="8"/>
        </w:numPr>
        <w:rPr>
          <w:lang w:val="en-IN"/>
        </w:rPr>
      </w:pPr>
      <w:r w:rsidRPr="00CF7D05">
        <w:rPr>
          <w:b/>
          <w:bCs/>
          <w:i/>
          <w:iCs/>
        </w:rPr>
        <w:t>Port</w:t>
      </w:r>
      <w:r w:rsidRPr="003629E0">
        <w:t xml:space="preserve">: </w:t>
      </w:r>
      <w:r w:rsidR="00CF7D05" w:rsidRPr="00CF7D05">
        <w:rPr>
          <w:lang w:val="en-IN"/>
        </w:rPr>
        <w:t>32733</w:t>
      </w:r>
    </w:p>
    <w:p w14:paraId="58344F48" w14:textId="4D19104B" w:rsidR="0093659D" w:rsidRPr="00CF7D05" w:rsidRDefault="0093659D" w:rsidP="00CF7D05">
      <w:pPr>
        <w:pStyle w:val="ListParagraph"/>
        <w:numPr>
          <w:ilvl w:val="2"/>
          <w:numId w:val="8"/>
        </w:numPr>
        <w:rPr>
          <w:lang w:val="en-IN"/>
        </w:rPr>
      </w:pPr>
      <w:r w:rsidRPr="003629E0">
        <w:rPr>
          <w:b/>
          <w:bCs/>
          <w:i/>
          <w:iCs/>
        </w:rPr>
        <w:t>Username</w:t>
      </w:r>
      <w:r w:rsidRPr="003629E0">
        <w:t xml:space="preserve">: </w:t>
      </w:r>
      <w:r w:rsidR="00CF7D05" w:rsidRPr="00CF7D05">
        <w:rPr>
          <w:lang w:val="en-IN"/>
        </w:rPr>
        <w:t>qsk67763</w:t>
      </w:r>
    </w:p>
    <w:p w14:paraId="69D27291" w14:textId="556EB430" w:rsidR="0093659D" w:rsidRPr="00CF7D05" w:rsidRDefault="0093659D" w:rsidP="00CF7D05">
      <w:pPr>
        <w:pStyle w:val="ListParagraph"/>
        <w:numPr>
          <w:ilvl w:val="2"/>
          <w:numId w:val="8"/>
        </w:numPr>
        <w:rPr>
          <w:lang w:val="en-IN"/>
        </w:rPr>
      </w:pPr>
      <w:r w:rsidRPr="003629E0">
        <w:rPr>
          <w:b/>
          <w:bCs/>
          <w:i/>
          <w:iCs/>
        </w:rPr>
        <w:t>Password</w:t>
      </w:r>
      <w:r w:rsidRPr="003629E0">
        <w:t xml:space="preserve">: </w:t>
      </w:r>
      <w:proofErr w:type="spellStart"/>
      <w:r w:rsidR="00CF7D05" w:rsidRPr="00CF7D05">
        <w:rPr>
          <w:lang w:val="en-IN"/>
        </w:rPr>
        <w:t>oPTiLLAldgPPESFP</w:t>
      </w:r>
      <w:proofErr w:type="spellEnd"/>
    </w:p>
    <w:p w14:paraId="498216B7" w14:textId="0C67A566" w:rsidR="00BA1FA4" w:rsidRPr="003629E0" w:rsidRDefault="0093659D" w:rsidP="0093659D">
      <w:pPr>
        <w:pStyle w:val="ListParagraph"/>
        <w:numPr>
          <w:ilvl w:val="0"/>
          <w:numId w:val="8"/>
        </w:numPr>
      </w:pPr>
      <w:r w:rsidRPr="003629E0">
        <w:t>Click</w:t>
      </w:r>
      <w:r w:rsidR="00BA1FA4" w:rsidRPr="003629E0">
        <w:t>ing the</w:t>
      </w:r>
      <w:r w:rsidRPr="003629E0">
        <w:t xml:space="preserve"> </w:t>
      </w:r>
      <w:r w:rsidRPr="003629E0">
        <w:rPr>
          <w:b/>
          <w:bCs/>
          <w:i/>
          <w:iCs/>
        </w:rPr>
        <w:t xml:space="preserve">Test </w:t>
      </w:r>
      <w:r w:rsidRPr="003629E0">
        <w:t>button</w:t>
      </w:r>
      <w:r w:rsidR="00BA1FA4" w:rsidRPr="003629E0">
        <w:t xml:space="preserve"> should show</w:t>
      </w:r>
      <w:r w:rsidRPr="003629E0">
        <w:t xml:space="preserve"> a message “</w:t>
      </w:r>
      <w:r w:rsidRPr="003629E0">
        <w:rPr>
          <w:i/>
          <w:iCs/>
        </w:rPr>
        <w:t>The test connection was successful</w:t>
      </w:r>
      <w:r w:rsidR="00BA1FA4" w:rsidRPr="003629E0">
        <w:rPr>
          <w:i/>
          <w:iCs/>
        </w:rPr>
        <w:t>”</w:t>
      </w:r>
      <w:r w:rsidRPr="003629E0">
        <w:t>.</w:t>
      </w:r>
    </w:p>
    <w:p w14:paraId="1EAE55DB" w14:textId="1E0F4AB9" w:rsidR="0093659D" w:rsidRPr="003629E0" w:rsidRDefault="0093659D" w:rsidP="0093659D">
      <w:pPr>
        <w:pStyle w:val="ListParagraph"/>
        <w:numPr>
          <w:ilvl w:val="0"/>
          <w:numId w:val="8"/>
        </w:numPr>
      </w:pPr>
      <w:r w:rsidRPr="003629E0">
        <w:t xml:space="preserve">Click </w:t>
      </w:r>
      <w:r w:rsidR="00BC4BD7">
        <w:rPr>
          <w:b/>
          <w:bCs/>
          <w:i/>
          <w:iCs/>
        </w:rPr>
        <w:t>Create</w:t>
      </w:r>
      <w:r w:rsidR="00BA1FA4" w:rsidRPr="003629E0">
        <w:t>.</w:t>
      </w:r>
      <w:r w:rsidRPr="003629E0">
        <w:t xml:space="preserve"> </w:t>
      </w:r>
    </w:p>
    <w:p w14:paraId="21207133" w14:textId="77777777" w:rsidR="00214C36" w:rsidRPr="003629E0" w:rsidRDefault="00B27421" w:rsidP="00C160F7">
      <w:pPr>
        <w:pStyle w:val="Heading2"/>
      </w:pPr>
      <w:bookmarkStart w:id="39" w:name="_Toc123300991"/>
      <w:r w:rsidRPr="003629E0">
        <w:t>Discovering data</w:t>
      </w:r>
      <w:r w:rsidR="00A8252F" w:rsidRPr="003629E0">
        <w:t xml:space="preserve">: </w:t>
      </w:r>
      <w:r w:rsidR="00C160F7" w:rsidRPr="003629E0">
        <w:t>Automated Discovery</w:t>
      </w:r>
      <w:bookmarkEnd w:id="39"/>
    </w:p>
    <w:p w14:paraId="74A385AB" w14:textId="77777777" w:rsidR="00790207" w:rsidRPr="003629E0" w:rsidRDefault="00790207" w:rsidP="00790207">
      <w:pPr>
        <w:rPr>
          <w:lang w:val="en-US" w:eastAsia="en-US"/>
        </w:rPr>
      </w:pPr>
      <w:r w:rsidRPr="003629E0">
        <w:rPr>
          <w:lang w:val="en-US" w:eastAsia="en-US"/>
        </w:rPr>
        <w:t xml:space="preserve">Automated discovery provides detailed analysis results of all assets from data sources. </w:t>
      </w:r>
      <w:r w:rsidRPr="00841964">
        <w:rPr>
          <w:lang w:val="en-US" w:eastAsia="en-US"/>
        </w:rPr>
        <w:t>Unlike quick scan</w:t>
      </w:r>
      <w:r w:rsidRPr="003629E0">
        <w:rPr>
          <w:lang w:val="en-US" w:eastAsia="en-US"/>
        </w:rPr>
        <w:t>, with automated discovery the metadata and analysis results are automatically imported into the default catalog. Also, a broader set of analysis results is available for viewing in a project, including data quality score, automatically assigned data classes and business terms, data types, formats, frequency distributions, and more.</w:t>
      </w:r>
    </w:p>
    <w:p w14:paraId="404BF0A6" w14:textId="77777777" w:rsidR="00214C36" w:rsidRPr="003629E0" w:rsidRDefault="00343915" w:rsidP="00D23E62">
      <w:pPr>
        <w:pStyle w:val="Heading3"/>
      </w:pPr>
      <w:bookmarkStart w:id="40" w:name="_Ref62331021"/>
      <w:bookmarkStart w:id="41" w:name="_Toc123300992"/>
      <w:r w:rsidRPr="003629E0">
        <w:t>Starting the</w:t>
      </w:r>
      <w:r w:rsidR="00214C36" w:rsidRPr="003629E0">
        <w:t xml:space="preserve"> </w:t>
      </w:r>
      <w:r w:rsidRPr="003629E0">
        <w:t>A</w:t>
      </w:r>
      <w:r w:rsidR="00214C36" w:rsidRPr="003629E0">
        <w:t xml:space="preserve">utomated </w:t>
      </w:r>
      <w:r w:rsidRPr="003629E0">
        <w:t>D</w:t>
      </w:r>
      <w:r w:rsidR="00214C36" w:rsidRPr="003629E0">
        <w:t>iscovery</w:t>
      </w:r>
      <w:r w:rsidRPr="003629E0">
        <w:t xml:space="preserve"> process</w:t>
      </w:r>
      <w:bookmarkEnd w:id="40"/>
      <w:bookmarkEnd w:id="41"/>
    </w:p>
    <w:p w14:paraId="3C5BF023" w14:textId="77777777" w:rsidR="00EC05FF" w:rsidRPr="003629E0" w:rsidRDefault="00EC05FF" w:rsidP="00EC05FF">
      <w:pPr>
        <w:rPr>
          <w:lang w:val="en-US"/>
        </w:rPr>
      </w:pPr>
      <w:r w:rsidRPr="003629E0">
        <w:rPr>
          <w:rFonts w:eastAsiaTheme="majorEastAsia"/>
          <w:lang w:val="en-US"/>
        </w:rPr>
        <w:t xml:space="preserve">Perform the following steps to run </w:t>
      </w:r>
      <w:r w:rsidRPr="003629E0">
        <w:rPr>
          <w:rFonts w:eastAsiaTheme="majorEastAsia"/>
          <w:i/>
          <w:iCs/>
          <w:lang w:val="en-US"/>
        </w:rPr>
        <w:t>Automated Discovery</w:t>
      </w:r>
      <w:r w:rsidRPr="003629E0">
        <w:rPr>
          <w:rFonts w:eastAsiaTheme="majorEastAsia"/>
          <w:lang w:val="en-US"/>
        </w:rPr>
        <w:t>:</w:t>
      </w:r>
    </w:p>
    <w:p w14:paraId="2E1854C5" w14:textId="43EB2F38" w:rsidR="00214C36" w:rsidRPr="003629E0" w:rsidRDefault="00214C36" w:rsidP="00214C36">
      <w:pPr>
        <w:pStyle w:val="ListParagraph"/>
        <w:numPr>
          <w:ilvl w:val="0"/>
          <w:numId w:val="10"/>
        </w:numPr>
      </w:pPr>
      <w:r w:rsidRPr="003629E0">
        <w:t xml:space="preserve">In the main menu, navigate to </w:t>
      </w:r>
      <w:r w:rsidR="00EC1BEB">
        <w:rPr>
          <w:b/>
          <w:bCs/>
          <w:i/>
          <w:iCs/>
        </w:rPr>
        <w:t>Governance</w:t>
      </w:r>
      <w:r w:rsidRPr="003629E0">
        <w:rPr>
          <w:b/>
          <w:bCs/>
          <w:i/>
          <w:iCs/>
        </w:rPr>
        <w:t xml:space="preserve"> -&gt; Data discovery</w:t>
      </w:r>
      <w:r w:rsidRPr="003629E0">
        <w:rPr>
          <w:i/>
          <w:iCs/>
        </w:rPr>
        <w:t>.</w:t>
      </w:r>
    </w:p>
    <w:p w14:paraId="7678CC2D" w14:textId="1CD1D13F" w:rsidR="00214C36" w:rsidRPr="003629E0" w:rsidRDefault="00E610FC" w:rsidP="00214C36">
      <w:pPr>
        <w:pStyle w:val="ListParagraph"/>
        <w:numPr>
          <w:ilvl w:val="0"/>
          <w:numId w:val="10"/>
        </w:numPr>
      </w:pPr>
      <w:r>
        <w:t>Under</w:t>
      </w:r>
      <w:r w:rsidR="00214C36" w:rsidRPr="003629E0">
        <w:t xml:space="preserve"> </w:t>
      </w:r>
      <w:r w:rsidR="00214C36" w:rsidRPr="003629E0">
        <w:rPr>
          <w:b/>
          <w:bCs/>
          <w:i/>
          <w:iCs/>
        </w:rPr>
        <w:t xml:space="preserve">New discovery job </w:t>
      </w:r>
      <w:r>
        <w:rPr>
          <w:i/>
          <w:iCs/>
        </w:rPr>
        <w:t>select</w:t>
      </w:r>
      <w:r w:rsidR="00214C36" w:rsidRPr="003629E0">
        <w:rPr>
          <w:b/>
          <w:bCs/>
          <w:i/>
          <w:iCs/>
        </w:rPr>
        <w:t xml:space="preserve"> Automated discovery</w:t>
      </w:r>
      <w:r w:rsidR="00214C36" w:rsidRPr="003629E0">
        <w:t>.</w:t>
      </w:r>
    </w:p>
    <w:p w14:paraId="12E6A008" w14:textId="16568CE2" w:rsidR="00A3704B" w:rsidRDefault="00214C36" w:rsidP="007E743A">
      <w:pPr>
        <w:pStyle w:val="ListParagraph"/>
        <w:numPr>
          <w:ilvl w:val="0"/>
          <w:numId w:val="10"/>
        </w:numPr>
      </w:pPr>
      <w:r w:rsidRPr="003629E0">
        <w:t xml:space="preserve">Under </w:t>
      </w:r>
      <w:r w:rsidRPr="003629E0">
        <w:rPr>
          <w:b/>
          <w:bCs/>
          <w:i/>
          <w:iCs/>
        </w:rPr>
        <w:t>Connection</w:t>
      </w:r>
      <w:r w:rsidRPr="003629E0">
        <w:t xml:space="preserve">, </w:t>
      </w:r>
      <w:r w:rsidR="00A3704B">
        <w:t>select</w:t>
      </w:r>
      <w:r w:rsidR="00685A3E">
        <w:t xml:space="preserve"> </w:t>
      </w:r>
      <w:r w:rsidR="00685A3E">
        <w:rPr>
          <w:b/>
          <w:bCs/>
          <w:i/>
          <w:iCs/>
        </w:rPr>
        <w:t>Find or a</w:t>
      </w:r>
      <w:r w:rsidRPr="003629E0">
        <w:rPr>
          <w:b/>
          <w:bCs/>
          <w:i/>
          <w:iCs/>
        </w:rPr>
        <w:t>dd connection</w:t>
      </w:r>
      <w:r w:rsidR="00A3704B">
        <w:t>.</w:t>
      </w:r>
    </w:p>
    <w:p w14:paraId="133DC68C" w14:textId="3DFFE7C5" w:rsidR="00D526D6" w:rsidRPr="00A3704B" w:rsidRDefault="00A3704B" w:rsidP="00A3704B">
      <w:pPr>
        <w:pStyle w:val="ListParagraph"/>
        <w:numPr>
          <w:ilvl w:val="0"/>
          <w:numId w:val="10"/>
        </w:numPr>
      </w:pPr>
      <w:r>
        <w:t xml:space="preserve">On the </w:t>
      </w:r>
      <w:r w:rsidRPr="00A3704B">
        <w:rPr>
          <w:b/>
          <w:bCs/>
          <w:i/>
          <w:iCs/>
        </w:rPr>
        <w:t>Add existing connection</w:t>
      </w:r>
      <w:r>
        <w:t xml:space="preserve"> panel</w:t>
      </w:r>
      <w:r w:rsidRPr="00A3704B">
        <w:t xml:space="preserve">, </w:t>
      </w:r>
      <w:r>
        <w:t>s</w:t>
      </w:r>
      <w:r w:rsidR="00214C36" w:rsidRPr="003629E0">
        <w:t>elect your newly created connection</w:t>
      </w:r>
      <w:r w:rsidR="00685A3E">
        <w:t>,</w:t>
      </w:r>
      <w:r w:rsidR="00214C36" w:rsidRPr="003629E0">
        <w:t xml:space="preserve"> and click </w:t>
      </w:r>
      <w:r w:rsidR="00685A3E" w:rsidRPr="00A3704B">
        <w:rPr>
          <w:b/>
          <w:bCs/>
          <w:i/>
          <w:iCs/>
        </w:rPr>
        <w:t>Add</w:t>
      </w:r>
      <w:r w:rsidR="00214C36" w:rsidRPr="003629E0">
        <w:t>.</w:t>
      </w:r>
      <w:r w:rsidR="007E743A" w:rsidRPr="003629E0">
        <w:br/>
      </w:r>
      <w:r w:rsidR="007E743A" w:rsidRPr="003629E0">
        <w:rPr>
          <w:noProof/>
        </w:rPr>
        <mc:AlternateContent>
          <mc:Choice Requires="wps">
            <w:drawing>
              <wp:inline distT="0" distB="0" distL="0" distR="0" wp14:anchorId="30CFD95F" wp14:editId="5E1F0C34">
                <wp:extent cx="5259600" cy="804041"/>
                <wp:effectExtent l="0" t="0" r="0" b="0"/>
                <wp:docPr id="48" name="Text Box 48"/>
                <wp:cNvGraphicFramePr/>
                <a:graphic xmlns:a="http://schemas.openxmlformats.org/drawingml/2006/main">
                  <a:graphicData uri="http://schemas.microsoft.com/office/word/2010/wordprocessingShape">
                    <wps:wsp>
                      <wps:cNvSpPr txBox="1"/>
                      <wps:spPr>
                        <a:xfrm>
                          <a:off x="0" y="0"/>
                          <a:ext cx="5259600" cy="804041"/>
                        </a:xfrm>
                        <a:prstGeom prst="rect">
                          <a:avLst/>
                        </a:prstGeom>
                        <a:solidFill>
                          <a:schemeClr val="accent2">
                            <a:lumMod val="20000"/>
                            <a:lumOff val="80000"/>
                          </a:schemeClr>
                        </a:solidFill>
                        <a:ln w="6350">
                          <a:noFill/>
                        </a:ln>
                      </wps:spPr>
                      <wps:txbx>
                        <w:txbxContent>
                          <w:p w14:paraId="3FC17F9C" w14:textId="680B2D5E" w:rsidR="00044E9A" w:rsidRPr="007A3ED9" w:rsidRDefault="00044E9A" w:rsidP="007E743A">
                            <w:pPr>
                              <w:rPr>
                                <w:i/>
                                <w:iCs/>
                                <w:color w:val="000000" w:themeColor="text1"/>
                                <w:lang w:val="en-US"/>
                              </w:rPr>
                            </w:pPr>
                            <w:r>
                              <w:rPr>
                                <w:b/>
                                <w:bCs/>
                                <w:i/>
                                <w:iCs/>
                              </w:rPr>
                              <w:t>Important</w:t>
                            </w:r>
                            <w:r w:rsidRPr="004478B4">
                              <w:rPr>
                                <w:b/>
                                <w:bCs/>
                                <w:i/>
                                <w:iCs/>
                              </w:rPr>
                              <w:t>:</w:t>
                            </w:r>
                            <w:r w:rsidRPr="004478B4">
                              <w:rPr>
                                <w:i/>
                                <w:iCs/>
                              </w:rPr>
                              <w:t xml:space="preserve"> </w:t>
                            </w:r>
                            <w:r w:rsidRPr="007E743A">
                              <w:rPr>
                                <w:i/>
                                <w:iCs/>
                              </w:rPr>
                              <w:t>This will create a copy of the global connection in IMAM. Because of an open issue, any updates performed to the global connection afterwards will not be applied to the copy</w:t>
                            </w:r>
                            <w:r>
                              <w:rPr>
                                <w:i/>
                                <w:iCs/>
                                <w:lang w:val="en-US"/>
                              </w:rPr>
                              <w:t xml:space="preserve">. With </w:t>
                            </w:r>
                            <w:r w:rsidRPr="007A3ED9">
                              <w:rPr>
                                <w:i/>
                                <w:iCs/>
                                <w:lang w:val="en-US"/>
                              </w:rPr>
                              <w:t>cpd-3.5.1-wkc-patch-</w:t>
                            </w:r>
                            <w:r>
                              <w:rPr>
                                <w:i/>
                                <w:iCs/>
                                <w:lang w:val="en-US"/>
                              </w:rPr>
                              <w:t>2, at least passwords changes will be applied.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CFD95F" id="Text Box 48" o:spid="_x0000_s1040" type="#_x0000_t202" style="width:414.1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" fillcolor="#fbe4d5 [661]" stroked="f" strokeweight=".5pt">
                <v:textbox>
                  <w:txbxContent>
                    <w:p w14:paraId="3FC17F9C" w14:textId="680B2D5E" w:rsidR="00044E9A" w:rsidRPr="007A3ED9" w:rsidRDefault="00044E9A" w:rsidP="007E743A">
                      <w:pPr>
                        <w:rPr>
                          <w:i/>
                          <w:iCs/>
                          <w:color w:val="000000" w:themeColor="text1"/>
                          <w:lang w:val="en-US"/>
                        </w:rPr>
                      </w:pPr>
                      <w:r>
                        <w:rPr>
                          <w:b/>
                          <w:bCs/>
                          <w:i/>
                          <w:iCs/>
                        </w:rPr>
                        <w:t>Important</w:t>
                      </w:r>
                      <w:r w:rsidRPr="004478B4">
                        <w:rPr>
                          <w:b/>
                          <w:bCs/>
                          <w:i/>
                          <w:iCs/>
                        </w:rPr>
                        <w:t>:</w:t>
                      </w:r>
                      <w:r w:rsidRPr="004478B4">
                        <w:rPr>
                          <w:i/>
                          <w:iCs/>
                        </w:rPr>
                        <w:t xml:space="preserve"> </w:t>
                      </w:r>
                      <w:r w:rsidRPr="007E743A">
                        <w:rPr>
                          <w:i/>
                          <w:iCs/>
                        </w:rPr>
                        <w:t>This will create a copy of the global connection in IMAM. Because of an open issue, any updates performed to the global connection afterwards will not be applied to the copy</w:t>
                      </w:r>
                      <w:r>
                        <w:rPr>
                          <w:i/>
                          <w:iCs/>
                          <w:lang w:val="en-US"/>
                        </w:rPr>
                        <w:t xml:space="preserve">. With </w:t>
                      </w:r>
                      <w:r w:rsidRPr="007A3ED9">
                        <w:rPr>
                          <w:i/>
                          <w:iCs/>
                          <w:lang w:val="en-US"/>
                        </w:rPr>
                        <w:t>cpd-3.5.1-wkc-patch-</w:t>
                      </w:r>
                      <w:r>
                        <w:rPr>
                          <w:i/>
                          <w:iCs/>
                          <w:lang w:val="en-US"/>
                        </w:rPr>
                        <w:t>2, at least passwords changes will be applied.</w:t>
                      </w:r>
                    </w:p>
                  </w:txbxContent>
                </v:textbox>
                <w10:anchorlock/>
              </v:shape>
            </w:pict>
          </mc:Fallback>
        </mc:AlternateContent>
      </w:r>
      <w:r w:rsidR="00D526D6" w:rsidRPr="003629E0">
        <w:t xml:space="preserve">If you have used the connection for discovery before, it will appear in the dropdown list underneath the </w:t>
      </w:r>
      <w:r w:rsidR="00825B1F" w:rsidRPr="00A04A50">
        <w:rPr>
          <w:b/>
          <w:bCs/>
          <w:i/>
          <w:iCs/>
        </w:rPr>
        <w:t>Find or add</w:t>
      </w:r>
      <w:r w:rsidR="00877BA7" w:rsidRPr="00A04A50">
        <w:rPr>
          <w:b/>
          <w:bCs/>
          <w:i/>
          <w:iCs/>
        </w:rPr>
        <w:t xml:space="preserve"> </w:t>
      </w:r>
      <w:r w:rsidR="00D526D6" w:rsidRPr="00A04A50">
        <w:rPr>
          <w:b/>
          <w:bCs/>
          <w:i/>
          <w:iCs/>
        </w:rPr>
        <w:t>connection</w:t>
      </w:r>
      <w:r w:rsidR="00D526D6" w:rsidRPr="00A3704B">
        <w:rPr>
          <w:i/>
          <w:iCs/>
        </w:rPr>
        <w:t xml:space="preserve"> </w:t>
      </w:r>
      <w:r w:rsidR="00D526D6" w:rsidRPr="003629E0">
        <w:t>option</w:t>
      </w:r>
      <w:r w:rsidR="00D526D6" w:rsidRPr="00A3704B">
        <w:rPr>
          <w:i/>
          <w:iCs/>
        </w:rPr>
        <w:t>.</w:t>
      </w:r>
    </w:p>
    <w:p w14:paraId="43F6A76D" w14:textId="77777777" w:rsidR="003B7F6D" w:rsidRPr="003629E0" w:rsidRDefault="003B7F6D" w:rsidP="00DC2B27">
      <w:pPr>
        <w:pStyle w:val="ListParagraph"/>
        <w:numPr>
          <w:ilvl w:val="0"/>
          <w:numId w:val="10"/>
        </w:numPr>
      </w:pPr>
      <w:r w:rsidRPr="003629E0">
        <w:lastRenderedPageBreak/>
        <w:t xml:space="preserve">For </w:t>
      </w:r>
      <w:r w:rsidRPr="003629E0">
        <w:rPr>
          <w:i/>
          <w:iCs/>
        </w:rPr>
        <w:t>Discovery root</w:t>
      </w:r>
      <w:r w:rsidRPr="003629E0">
        <w:t xml:space="preserve">, click on the </w:t>
      </w:r>
      <w:r w:rsidRPr="003629E0">
        <w:rPr>
          <w:b/>
          <w:bCs/>
          <w:i/>
          <w:iCs/>
        </w:rPr>
        <w:t>Browse</w:t>
      </w:r>
      <w:r w:rsidRPr="003629E0">
        <w:t xml:space="preserve"> button, select schema </w:t>
      </w:r>
      <w:r w:rsidR="005C1AF6" w:rsidRPr="003629E0">
        <w:t>DB2INST1</w:t>
      </w:r>
      <w:r w:rsidRPr="003629E0">
        <w:t xml:space="preserve"> from the list and click </w:t>
      </w:r>
      <w:r w:rsidRPr="003629E0">
        <w:rPr>
          <w:b/>
          <w:bCs/>
          <w:i/>
          <w:iCs/>
        </w:rPr>
        <w:t>Select</w:t>
      </w:r>
      <w:r w:rsidRPr="003629E0">
        <w:t>. This will populate the Discovery root parameter with “schema[</w:t>
      </w:r>
      <w:r w:rsidR="005C1AF6" w:rsidRPr="003629E0">
        <w:t>CPD</w:t>
      </w:r>
      <w:r w:rsidRPr="003629E0">
        <w:t>|</w:t>
      </w:r>
      <w:r w:rsidR="005C1AF6" w:rsidRPr="003629E0">
        <w:t>DB2INST1</w:t>
      </w:r>
      <w:r w:rsidRPr="003629E0">
        <w:t>]”.</w:t>
      </w:r>
      <w:r w:rsidR="00FB640C" w:rsidRPr="003629E0">
        <w:br/>
      </w:r>
      <w:r w:rsidR="00FB640C" w:rsidRPr="003629E0">
        <w:rPr>
          <w:noProof/>
        </w:rPr>
        <mc:AlternateContent>
          <mc:Choice Requires="wps">
            <w:drawing>
              <wp:inline distT="0" distB="0" distL="0" distR="0" wp14:anchorId="2276FD17" wp14:editId="49D826E2">
                <wp:extent cx="5259600" cy="461395"/>
                <wp:effectExtent l="0" t="0" r="0" b="0"/>
                <wp:docPr id="76" name="Text Box 76"/>
                <wp:cNvGraphicFramePr/>
                <a:graphic xmlns:a="http://schemas.openxmlformats.org/drawingml/2006/main">
                  <a:graphicData uri="http://schemas.microsoft.com/office/word/2010/wordprocessingShape">
                    <wps:wsp>
                      <wps:cNvSpPr txBox="1"/>
                      <wps:spPr>
                        <a:xfrm>
                          <a:off x="0" y="0"/>
                          <a:ext cx="5259600" cy="461395"/>
                        </a:xfrm>
                        <a:prstGeom prst="rect">
                          <a:avLst/>
                        </a:prstGeom>
                        <a:solidFill>
                          <a:schemeClr val="accent6">
                            <a:lumMod val="20000"/>
                            <a:lumOff val="80000"/>
                          </a:schemeClr>
                        </a:solidFill>
                        <a:ln w="6350">
                          <a:noFill/>
                        </a:ln>
                      </wps:spPr>
                      <wps:txbx>
                        <w:txbxContent>
                          <w:p w14:paraId="006D5519" w14:textId="77777777" w:rsidR="00044E9A" w:rsidRPr="004B762C" w:rsidRDefault="00044E9A" w:rsidP="00FB640C">
                            <w:pPr>
                              <w:rPr>
                                <w:i/>
                                <w:iCs/>
                                <w:lang w:val="en-GB"/>
                              </w:rPr>
                            </w:pPr>
                            <w:r>
                              <w:rPr>
                                <w:b/>
                                <w:bCs/>
                                <w:i/>
                                <w:iCs/>
                              </w:rPr>
                              <w:t>Hint</w:t>
                            </w:r>
                            <w:r w:rsidRPr="004478B4">
                              <w:rPr>
                                <w:b/>
                                <w:bCs/>
                                <w:i/>
                                <w:iCs/>
                              </w:rPr>
                              <w:t>:</w:t>
                            </w:r>
                            <w:r w:rsidRPr="004478B4">
                              <w:rPr>
                                <w:i/>
                                <w:iCs/>
                              </w:rPr>
                              <w:t xml:space="preserve"> </w:t>
                            </w:r>
                            <w:r>
                              <w:t>You may run Automated Discovery on individual data sets as well which is not possible with QuickScan.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76FD17" id="Text Box 76" o:spid="_x0000_s1041" type="#_x0000_t202" style="width:414.1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" fillcolor="#e2efd9 [665]" stroked="f" strokeweight=".5pt">
                <v:textbox>
                  <w:txbxContent>
                    <w:p w14:paraId="006D5519" w14:textId="77777777" w:rsidR="00044E9A" w:rsidRPr="004B762C" w:rsidRDefault="00044E9A" w:rsidP="00FB640C">
                      <w:pPr>
                        <w:rPr>
                          <w:i/>
                          <w:iCs/>
                          <w:lang w:val="en-GB"/>
                        </w:rPr>
                      </w:pPr>
                      <w:r>
                        <w:rPr>
                          <w:b/>
                          <w:bCs/>
                          <w:i/>
                          <w:iCs/>
                        </w:rPr>
                        <w:t>Hint</w:t>
                      </w:r>
                      <w:r w:rsidRPr="004478B4">
                        <w:rPr>
                          <w:b/>
                          <w:bCs/>
                          <w:i/>
                          <w:iCs/>
                        </w:rPr>
                        <w:t>:</w:t>
                      </w:r>
                      <w:r w:rsidRPr="004478B4">
                        <w:rPr>
                          <w:i/>
                          <w:iCs/>
                        </w:rPr>
                        <w:t xml:space="preserve"> </w:t>
                      </w:r>
                      <w:r>
                        <w:t>You may run Automated Discovery on individual data sets as well which is not possible with QuickScan.</w:t>
                      </w:r>
                    </w:p>
                  </w:txbxContent>
                </v:textbox>
                <w10:anchorlock/>
              </v:shape>
            </w:pict>
          </mc:Fallback>
        </mc:AlternateContent>
      </w:r>
    </w:p>
    <w:p w14:paraId="711A6950" w14:textId="77777777" w:rsidR="00E63D0C" w:rsidRPr="003629E0" w:rsidRDefault="00E63D0C" w:rsidP="00E63D0C">
      <w:pPr>
        <w:pStyle w:val="ListParagraph"/>
        <w:numPr>
          <w:ilvl w:val="0"/>
          <w:numId w:val="10"/>
        </w:numPr>
      </w:pPr>
      <w:r w:rsidRPr="003629E0">
        <w:t xml:space="preserve">In the </w:t>
      </w:r>
      <w:r w:rsidRPr="003629E0">
        <w:rPr>
          <w:i/>
          <w:iCs/>
        </w:rPr>
        <w:t>Project</w:t>
      </w:r>
      <w:r w:rsidRPr="003629E0">
        <w:t xml:space="preserve"> field, select </w:t>
      </w:r>
      <w:r w:rsidRPr="003629E0">
        <w:rPr>
          <w:b/>
          <w:bCs/>
          <w:i/>
          <w:iCs/>
        </w:rPr>
        <w:t>Add a project</w:t>
      </w:r>
      <w:r w:rsidRPr="003629E0">
        <w:t xml:space="preserve">, enter </w:t>
      </w:r>
      <w:r w:rsidRPr="003629E0">
        <w:rPr>
          <w:b/>
          <w:bCs/>
          <w:i/>
          <w:iCs/>
        </w:rPr>
        <w:t>Name</w:t>
      </w:r>
      <w:r w:rsidRPr="003629E0">
        <w:t xml:space="preserve"> “Automated Discovery project - &lt;your id&gt;”, e.g. “Automated discovery project - </w:t>
      </w:r>
      <w:proofErr w:type="spellStart"/>
      <w:r w:rsidRPr="003629E0">
        <w:t>robkern</w:t>
      </w:r>
      <w:proofErr w:type="spellEnd"/>
      <w:r w:rsidRPr="003629E0">
        <w:t xml:space="preserve">” and click </w:t>
      </w:r>
      <w:r w:rsidRPr="003629E0">
        <w:rPr>
          <w:b/>
          <w:bCs/>
          <w:i/>
          <w:iCs/>
        </w:rPr>
        <w:t>Create</w:t>
      </w:r>
      <w:r w:rsidRPr="003629E0">
        <w:t>.</w:t>
      </w:r>
    </w:p>
    <w:p w14:paraId="6881CDC6" w14:textId="361133CA" w:rsidR="003B7F6D" w:rsidRPr="003629E0" w:rsidRDefault="003B7F6D" w:rsidP="003B7F6D">
      <w:pPr>
        <w:pStyle w:val="ListParagraph"/>
        <w:numPr>
          <w:ilvl w:val="0"/>
          <w:numId w:val="10"/>
        </w:numPr>
      </w:pPr>
      <w:r w:rsidRPr="003629E0">
        <w:t xml:space="preserve">In the </w:t>
      </w:r>
      <w:r w:rsidRPr="003629E0">
        <w:rPr>
          <w:i/>
          <w:iCs/>
        </w:rPr>
        <w:t>Discovery options</w:t>
      </w:r>
      <w:r w:rsidRPr="003629E0">
        <w:t xml:space="preserve"> section, select check boxes </w:t>
      </w:r>
      <w:r w:rsidRPr="003629E0">
        <w:rPr>
          <w:b/>
          <w:bCs/>
          <w:i/>
          <w:iCs/>
        </w:rPr>
        <w:t>Analyze columns</w:t>
      </w:r>
      <w:r w:rsidRPr="003629E0">
        <w:t xml:space="preserve">, </w:t>
      </w:r>
      <w:r w:rsidRPr="003629E0">
        <w:rPr>
          <w:b/>
          <w:bCs/>
          <w:i/>
          <w:iCs/>
        </w:rPr>
        <w:t>Analyze data quality</w:t>
      </w:r>
      <w:r w:rsidR="00E63D0C">
        <w:rPr>
          <w:i/>
          <w:iCs/>
        </w:rPr>
        <w:t xml:space="preserve">. </w:t>
      </w:r>
      <w:r w:rsidR="00E63D0C">
        <w:t xml:space="preserve">Option </w:t>
      </w:r>
      <w:r w:rsidRPr="003629E0">
        <w:rPr>
          <w:b/>
          <w:bCs/>
          <w:i/>
          <w:iCs/>
        </w:rPr>
        <w:t>Assign terms</w:t>
      </w:r>
      <w:r w:rsidR="00E63D0C">
        <w:rPr>
          <w:b/>
          <w:bCs/>
          <w:i/>
          <w:iCs/>
        </w:rPr>
        <w:t xml:space="preserve"> </w:t>
      </w:r>
      <w:r w:rsidR="00E63D0C" w:rsidRPr="00E63D0C">
        <w:t>sh</w:t>
      </w:r>
      <w:r w:rsidR="00E63D0C">
        <w:t>ould be automatically checked</w:t>
      </w:r>
      <w:r w:rsidRPr="003629E0">
        <w:t>.</w:t>
      </w:r>
    </w:p>
    <w:p w14:paraId="56C00237" w14:textId="07E3BEA8" w:rsidR="00656013" w:rsidRDefault="006A364C" w:rsidP="003B7F6D">
      <w:pPr>
        <w:pStyle w:val="ListParagraph"/>
        <w:numPr>
          <w:ilvl w:val="0"/>
          <w:numId w:val="10"/>
        </w:numPr>
      </w:pPr>
      <w:r>
        <w:t xml:space="preserve">Make sure that the </w:t>
      </w:r>
      <w:r w:rsidR="00656013" w:rsidRPr="003629E0">
        <w:t xml:space="preserve">checkbox </w:t>
      </w:r>
      <w:r w:rsidR="00656013" w:rsidRPr="003629E0">
        <w:rPr>
          <w:b/>
          <w:bCs/>
          <w:i/>
          <w:iCs/>
        </w:rPr>
        <w:t>Use data sampling</w:t>
      </w:r>
      <w:r w:rsidR="00656013" w:rsidRPr="003629E0">
        <w:t xml:space="preserve"> </w:t>
      </w:r>
      <w:r>
        <w:t xml:space="preserve">is selected and </w:t>
      </w:r>
      <w:r w:rsidR="00656013" w:rsidRPr="003629E0">
        <w:rPr>
          <w:b/>
          <w:bCs/>
          <w:i/>
          <w:iCs/>
        </w:rPr>
        <w:t>Set the maximum number of records that you want to include in your data set sample</w:t>
      </w:r>
      <w:r w:rsidR="00656013" w:rsidRPr="003629E0">
        <w:t xml:space="preserve"> </w:t>
      </w:r>
      <w:r>
        <w:t>is set to 1</w:t>
      </w:r>
      <w:r w:rsidR="00656013" w:rsidRPr="003629E0">
        <w:t>000.</w:t>
      </w:r>
    </w:p>
    <w:p w14:paraId="6BD43761" w14:textId="75BA9CB4" w:rsidR="00CF6D1F" w:rsidRDefault="00B967E8" w:rsidP="00CF6D1F">
      <w:pPr>
        <w:pStyle w:val="ListParagraph"/>
        <w:numPr>
          <w:ilvl w:val="0"/>
          <w:numId w:val="10"/>
        </w:numPr>
      </w:pPr>
      <w:r>
        <w:t xml:space="preserve">Finally, click on the </w:t>
      </w:r>
      <w:r w:rsidRPr="00B967E8">
        <w:rPr>
          <w:b/>
          <w:bCs/>
          <w:i/>
          <w:iCs/>
        </w:rPr>
        <w:t>Discover</w:t>
      </w:r>
      <w:r>
        <w:t xml:space="preserve"> button at the top right.</w:t>
      </w:r>
    </w:p>
    <w:p w14:paraId="5DFCEBAD" w14:textId="0D1FB491" w:rsidR="00236611" w:rsidRDefault="00CF6D1F" w:rsidP="00C749FA">
      <w:pPr>
        <w:pStyle w:val="ListParagraph"/>
        <w:numPr>
          <w:ilvl w:val="0"/>
          <w:numId w:val="10"/>
        </w:numPr>
      </w:pPr>
      <w:r>
        <w:t>The UI indicates the status of the discovery process. You may click on the refresh button (</w:t>
      </w:r>
      <w:r w:rsidRPr="00CF6D1F">
        <w:rPr>
          <w:noProof/>
        </w:rPr>
        <w:drawing>
          <wp:inline distT="0" distB="0" distL="0" distR="0" wp14:anchorId="44157CCB" wp14:editId="07615DBA">
            <wp:extent cx="139700" cy="15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9700" cy="152400"/>
                    </a:xfrm>
                    <a:prstGeom prst="rect">
                      <a:avLst/>
                    </a:prstGeom>
                  </pic:spPr>
                </pic:pic>
              </a:graphicData>
            </a:graphic>
          </wp:inline>
        </w:drawing>
      </w:r>
      <w:r>
        <w:t>) to update the view.</w:t>
      </w:r>
      <w:r w:rsidR="00161322">
        <w:t xml:space="preserve"> The </w:t>
      </w:r>
      <w:r w:rsidR="00161322" w:rsidRPr="00161322">
        <w:rPr>
          <w:i/>
          <w:iCs/>
        </w:rPr>
        <w:t>Import status</w:t>
      </w:r>
      <w:r w:rsidR="00161322">
        <w:t xml:space="preserve"> refers to the import of the technical metadata, while the </w:t>
      </w:r>
      <w:r w:rsidR="00161322" w:rsidRPr="00161322">
        <w:rPr>
          <w:i/>
          <w:iCs/>
        </w:rPr>
        <w:t>Analyze status</w:t>
      </w:r>
      <w:r w:rsidR="00161322">
        <w:t xml:space="preserve"> refers to the actual analysis of the data.</w:t>
      </w:r>
      <w:r w:rsidR="00CB10C7">
        <w:t xml:space="preserve"> </w:t>
      </w:r>
      <w:r w:rsidR="00CB10C7" w:rsidRPr="003629E0">
        <w:t>Use the refresh icon (</w:t>
      </w:r>
      <w:r w:rsidR="00CB10C7" w:rsidRPr="003629E0">
        <w:rPr>
          <w:noProof/>
        </w:rPr>
        <w:drawing>
          <wp:inline distT="0" distB="0" distL="0" distR="0" wp14:anchorId="442307DD" wp14:editId="0EF182D4">
            <wp:extent cx="103910" cy="1187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2814" cy="128930"/>
                    </a:xfrm>
                    <a:prstGeom prst="rect">
                      <a:avLst/>
                    </a:prstGeom>
                  </pic:spPr>
                </pic:pic>
              </a:graphicData>
            </a:graphic>
          </wp:inline>
        </w:drawing>
      </w:r>
      <w:r w:rsidR="00CB10C7" w:rsidRPr="003629E0">
        <w:t>) in order to refresh the screen.</w:t>
      </w:r>
      <w:r w:rsidR="00CB10C7">
        <w:t xml:space="preserve"> </w:t>
      </w:r>
      <w:r w:rsidR="00CB10C7" w:rsidRPr="003629E0">
        <w:t xml:space="preserve">Once the </w:t>
      </w:r>
      <w:r w:rsidR="00CB10C7" w:rsidRPr="00CB10C7">
        <w:rPr>
          <w:i/>
          <w:iCs/>
        </w:rPr>
        <w:t>Analyze status</w:t>
      </w:r>
      <w:r w:rsidR="00CB10C7">
        <w:t xml:space="preserve"> is </w:t>
      </w:r>
      <w:r w:rsidR="00CB10C7" w:rsidRPr="003629E0">
        <w:rPr>
          <w:i/>
          <w:iCs/>
        </w:rPr>
        <w:t>Running,</w:t>
      </w:r>
      <w:r w:rsidR="00CB10C7" w:rsidRPr="003629E0">
        <w:t xml:space="preserve"> the </w:t>
      </w:r>
      <w:r w:rsidR="00CB10C7">
        <w:t>schema name (DB2INST1) on the left will turn in to a link. When you click on it, you will see the analysis status for all tables of the schema. Use the browser back button to get back to the overall status.</w:t>
      </w:r>
      <w:r w:rsidR="00CB10C7">
        <w:br/>
      </w:r>
      <w:r w:rsidR="00CB10C7" w:rsidRPr="00CB10C7">
        <w:rPr>
          <w:noProof/>
        </w:rPr>
        <w:drawing>
          <wp:inline distT="0" distB="0" distL="0" distR="0" wp14:anchorId="1975500F" wp14:editId="448D17D4">
            <wp:extent cx="5155565" cy="768251"/>
            <wp:effectExtent l="0" t="0" r="635" b="0"/>
            <wp:docPr id="41" name="Picture 4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low confidence"/>
                    <pic:cNvPicPr/>
                  </pic:nvPicPr>
                  <pic:blipFill>
                    <a:blip r:embed="rId35"/>
                    <a:stretch>
                      <a:fillRect/>
                    </a:stretch>
                  </pic:blipFill>
                  <pic:spPr>
                    <a:xfrm>
                      <a:off x="0" y="0"/>
                      <a:ext cx="5195059" cy="774136"/>
                    </a:xfrm>
                    <a:prstGeom prst="rect">
                      <a:avLst/>
                    </a:prstGeom>
                  </pic:spPr>
                </pic:pic>
              </a:graphicData>
            </a:graphic>
          </wp:inline>
        </w:drawing>
      </w:r>
    </w:p>
    <w:p w14:paraId="43B18C07" w14:textId="237F7E3D" w:rsidR="00C749FA" w:rsidRDefault="00C749FA" w:rsidP="00C749FA">
      <w:pPr>
        <w:pStyle w:val="ListParagraph"/>
        <w:numPr>
          <w:ilvl w:val="0"/>
          <w:numId w:val="10"/>
        </w:numPr>
      </w:pPr>
      <w:r>
        <w:t>The analysis can be cancelled either for an individual schema or for all schemas by clicking on the corresponding cancel (</w:t>
      </w:r>
      <w:r w:rsidRPr="00C749FA">
        <w:rPr>
          <w:noProof/>
        </w:rPr>
        <w:drawing>
          <wp:inline distT="0" distB="0" distL="0" distR="0" wp14:anchorId="5E9E7488" wp14:editId="7FE97AD1">
            <wp:extent cx="139700" cy="127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9700" cy="127000"/>
                    </a:xfrm>
                    <a:prstGeom prst="rect">
                      <a:avLst/>
                    </a:prstGeom>
                  </pic:spPr>
                </pic:pic>
              </a:graphicData>
            </a:graphic>
          </wp:inline>
        </w:drawing>
      </w:r>
      <w:r>
        <w:t>) button.</w:t>
      </w:r>
      <w:r w:rsidR="00A508D7">
        <w:br/>
      </w:r>
      <w:r w:rsidR="00A508D7" w:rsidRPr="003629E0">
        <w:rPr>
          <w:noProof/>
        </w:rPr>
        <mc:AlternateContent>
          <mc:Choice Requires="wps">
            <w:drawing>
              <wp:inline distT="0" distB="0" distL="0" distR="0" wp14:anchorId="2FF44777" wp14:editId="2D5DBAE2">
                <wp:extent cx="5259600" cy="622738"/>
                <wp:effectExtent l="0" t="0" r="0" b="0"/>
                <wp:docPr id="34" name="Text Box 34"/>
                <wp:cNvGraphicFramePr/>
                <a:graphic xmlns:a="http://schemas.openxmlformats.org/drawingml/2006/main">
                  <a:graphicData uri="http://schemas.microsoft.com/office/word/2010/wordprocessingShape">
                    <wps:wsp>
                      <wps:cNvSpPr txBox="1"/>
                      <wps:spPr>
                        <a:xfrm>
                          <a:off x="0" y="0"/>
                          <a:ext cx="5259600" cy="622738"/>
                        </a:xfrm>
                        <a:prstGeom prst="rect">
                          <a:avLst/>
                        </a:prstGeom>
                        <a:solidFill>
                          <a:schemeClr val="accent1">
                            <a:lumMod val="20000"/>
                            <a:lumOff val="80000"/>
                          </a:schemeClr>
                        </a:solidFill>
                        <a:ln w="6350">
                          <a:noFill/>
                        </a:ln>
                      </wps:spPr>
                      <wps:txbx>
                        <w:txbxContent>
                          <w:p w14:paraId="41F3F40B" w14:textId="3A9AB5B2" w:rsidR="00044E9A" w:rsidRPr="00A508D7" w:rsidRDefault="00044E9A" w:rsidP="00A508D7">
                            <w:pPr>
                              <w:rPr>
                                <w:i/>
                                <w:iCs/>
                                <w:color w:val="000000" w:themeColor="text1"/>
                                <w:lang w:val="en-US"/>
                              </w:rPr>
                            </w:pPr>
                            <w:r w:rsidRPr="004478B4">
                              <w:rPr>
                                <w:b/>
                                <w:bCs/>
                                <w:i/>
                                <w:iCs/>
                              </w:rPr>
                              <w:t>Note:</w:t>
                            </w:r>
                            <w:r w:rsidRPr="004478B4">
                              <w:rPr>
                                <w:i/>
                                <w:iCs/>
                              </w:rPr>
                              <w:t xml:space="preserve"> </w:t>
                            </w:r>
                            <w:r w:rsidRPr="00A508D7">
                              <w:rPr>
                                <w:i/>
                                <w:iCs/>
                                <w:lang w:val="en-US"/>
                              </w:rPr>
                              <w:t>W</w:t>
                            </w:r>
                            <w:r>
                              <w:rPr>
                                <w:i/>
                                <w:iCs/>
                                <w:lang w:val="en-US"/>
                              </w:rPr>
                              <w:t xml:space="preserve">hile the analysis step can be cancelled this is not possible for the import of the technical metadata. When you cancel the analysis for all schemas, their technical metadata will still be imported.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F44777" id="Text Box 34" o:spid="_x0000_s1042" type="#_x0000_t202" style="width:414.15pt;height:4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" fillcolor="#d9e2f3 [660]" stroked="f" strokeweight=".5pt">
                <v:textbox>
                  <w:txbxContent>
                    <w:p w14:paraId="41F3F40B" w14:textId="3A9AB5B2" w:rsidR="00044E9A" w:rsidRPr="00A508D7" w:rsidRDefault="00044E9A" w:rsidP="00A508D7">
                      <w:pPr>
                        <w:rPr>
                          <w:i/>
                          <w:iCs/>
                          <w:color w:val="000000" w:themeColor="text1"/>
                          <w:lang w:val="en-US"/>
                        </w:rPr>
                      </w:pPr>
                      <w:r w:rsidRPr="004478B4">
                        <w:rPr>
                          <w:b/>
                          <w:bCs/>
                          <w:i/>
                          <w:iCs/>
                        </w:rPr>
                        <w:t>Note:</w:t>
                      </w:r>
                      <w:r w:rsidRPr="004478B4">
                        <w:rPr>
                          <w:i/>
                          <w:iCs/>
                        </w:rPr>
                        <w:t xml:space="preserve"> </w:t>
                      </w:r>
                      <w:r w:rsidRPr="00A508D7">
                        <w:rPr>
                          <w:i/>
                          <w:iCs/>
                          <w:lang w:val="en-US"/>
                        </w:rPr>
                        <w:t>W</w:t>
                      </w:r>
                      <w:r>
                        <w:rPr>
                          <w:i/>
                          <w:iCs/>
                          <w:lang w:val="en-US"/>
                        </w:rPr>
                        <w:t xml:space="preserve">hile the analysis step can be cancelled this is not possible for the import of the technical metadata. When you cancel the analysis for all schemas, their technical metadata will still be imported. </w:t>
                      </w:r>
                    </w:p>
                  </w:txbxContent>
                </v:textbox>
                <w10:anchorlock/>
              </v:shape>
            </w:pict>
          </mc:Fallback>
        </mc:AlternateContent>
      </w:r>
    </w:p>
    <w:p w14:paraId="3ED3EB03" w14:textId="3EEB215B" w:rsidR="00C749FA" w:rsidRPr="003629E0" w:rsidRDefault="002325F7" w:rsidP="0085739A">
      <w:pPr>
        <w:pStyle w:val="ListParagraph"/>
        <w:numPr>
          <w:ilvl w:val="0"/>
          <w:numId w:val="10"/>
        </w:numPr>
      </w:pPr>
      <w:r>
        <w:t>The discovery process may run several minutes. There is no need to wait for analysis to finish. The following section describes how you may browse the results at any time later.</w:t>
      </w:r>
    </w:p>
    <w:p w14:paraId="704D0D84" w14:textId="77777777" w:rsidR="008579BF" w:rsidRPr="003629E0" w:rsidRDefault="008579BF" w:rsidP="00D23E62">
      <w:pPr>
        <w:pStyle w:val="Heading3"/>
      </w:pPr>
      <w:bookmarkStart w:id="42" w:name="_Ref62343048"/>
      <w:bookmarkStart w:id="43" w:name="_Toc123300993"/>
      <w:r w:rsidRPr="003629E0">
        <w:t>Quick review of Automated Discovery results</w:t>
      </w:r>
      <w:bookmarkEnd w:id="42"/>
      <w:bookmarkEnd w:id="43"/>
    </w:p>
    <w:p w14:paraId="570C86C6" w14:textId="77777777" w:rsidR="000640C2" w:rsidRPr="003629E0" w:rsidRDefault="000640C2" w:rsidP="000640C2">
      <w:pPr>
        <w:rPr>
          <w:lang w:val="en-US"/>
        </w:rPr>
      </w:pPr>
      <w:r w:rsidRPr="003629E0">
        <w:rPr>
          <w:rFonts w:eastAsiaTheme="majorEastAsia"/>
          <w:lang w:val="en-US"/>
        </w:rPr>
        <w:t>Perform the following steps to review the discovery results:</w:t>
      </w:r>
    </w:p>
    <w:p w14:paraId="169B43A8" w14:textId="5AFBBE9C" w:rsidR="001C2091" w:rsidRPr="003629E0" w:rsidRDefault="001C2091" w:rsidP="008579BF">
      <w:pPr>
        <w:pStyle w:val="ListParagraph"/>
        <w:numPr>
          <w:ilvl w:val="0"/>
          <w:numId w:val="14"/>
        </w:numPr>
      </w:pPr>
      <w:r w:rsidRPr="003629E0">
        <w:t xml:space="preserve">Previous Automated Discovery jobs can be found by navigating to </w:t>
      </w:r>
      <w:r w:rsidR="00EC1BEB">
        <w:rPr>
          <w:b/>
          <w:bCs/>
          <w:i/>
          <w:iCs/>
        </w:rPr>
        <w:t>Governance</w:t>
      </w:r>
      <w:r w:rsidRPr="003629E0">
        <w:rPr>
          <w:b/>
          <w:bCs/>
          <w:i/>
          <w:iCs/>
        </w:rPr>
        <w:t xml:space="preserve"> -&gt; Data discovery</w:t>
      </w:r>
      <w:r w:rsidRPr="003629E0">
        <w:rPr>
          <w:i/>
          <w:iCs/>
        </w:rPr>
        <w:t xml:space="preserve"> </w:t>
      </w:r>
      <w:r w:rsidRPr="003629E0">
        <w:t xml:space="preserve">and clicking on </w:t>
      </w:r>
      <w:r w:rsidRPr="003629E0">
        <w:rPr>
          <w:b/>
          <w:bCs/>
          <w:i/>
          <w:iCs/>
        </w:rPr>
        <w:t>View automated discovery results</w:t>
      </w:r>
      <w:r w:rsidRPr="003629E0">
        <w:t xml:space="preserve"> </w:t>
      </w:r>
      <w:r w:rsidR="002325F7">
        <w:t>at the top of the screen.</w:t>
      </w:r>
    </w:p>
    <w:p w14:paraId="5D7F42D2" w14:textId="315A8BD2" w:rsidR="001C2091" w:rsidRDefault="001C2091" w:rsidP="008579BF">
      <w:pPr>
        <w:pStyle w:val="ListParagraph"/>
        <w:numPr>
          <w:ilvl w:val="0"/>
          <w:numId w:val="14"/>
        </w:numPr>
      </w:pPr>
      <w:r w:rsidRPr="003629E0">
        <w:t xml:space="preserve">Click on the ID of the </w:t>
      </w:r>
      <w:r w:rsidRPr="003629E0">
        <w:rPr>
          <w:b/>
          <w:bCs/>
        </w:rPr>
        <w:t>first job</w:t>
      </w:r>
      <w:r w:rsidRPr="003629E0">
        <w:t xml:space="preserve"> in the </w:t>
      </w:r>
      <w:r w:rsidRPr="003629E0">
        <w:rPr>
          <w:i/>
          <w:iCs/>
        </w:rPr>
        <w:t>Discovery results</w:t>
      </w:r>
      <w:r w:rsidRPr="003629E0">
        <w:t xml:space="preserve"> table to see the results of the latest job.</w:t>
      </w:r>
    </w:p>
    <w:p w14:paraId="79B2D3F9" w14:textId="15D1AF00" w:rsidR="00A5510C" w:rsidRPr="003629E0" w:rsidRDefault="00A5510C" w:rsidP="008579BF">
      <w:pPr>
        <w:pStyle w:val="ListParagraph"/>
        <w:numPr>
          <w:ilvl w:val="0"/>
          <w:numId w:val="14"/>
        </w:numPr>
      </w:pPr>
      <w:r>
        <w:lastRenderedPageBreak/>
        <w:t>Click on the schema name on the left to see the discovery results for all tables of a schema.</w:t>
      </w:r>
      <w:r>
        <w:br/>
      </w:r>
      <w:r w:rsidRPr="00A5510C">
        <w:rPr>
          <w:noProof/>
        </w:rPr>
        <w:drawing>
          <wp:inline distT="0" distB="0" distL="0" distR="0" wp14:anchorId="2A31979E" wp14:editId="54963A5B">
            <wp:extent cx="5076497" cy="1624299"/>
            <wp:effectExtent l="0" t="0" r="3810" b="190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7"/>
                    <a:stretch>
                      <a:fillRect/>
                    </a:stretch>
                  </pic:blipFill>
                  <pic:spPr>
                    <a:xfrm>
                      <a:off x="0" y="0"/>
                      <a:ext cx="5105058" cy="1633437"/>
                    </a:xfrm>
                    <a:prstGeom prst="rect">
                      <a:avLst/>
                    </a:prstGeom>
                  </pic:spPr>
                </pic:pic>
              </a:graphicData>
            </a:graphic>
          </wp:inline>
        </w:drawing>
      </w:r>
    </w:p>
    <w:p w14:paraId="7633545E" w14:textId="1B13DF2A" w:rsidR="00F02D17" w:rsidRPr="003629E0" w:rsidRDefault="004B685C" w:rsidP="008579BF">
      <w:pPr>
        <w:pStyle w:val="ListParagraph"/>
        <w:numPr>
          <w:ilvl w:val="0"/>
          <w:numId w:val="14"/>
        </w:numPr>
      </w:pPr>
      <w:r>
        <w:t>R</w:t>
      </w:r>
      <w:r w:rsidR="00F02D17" w:rsidRPr="003629E0">
        <w:t xml:space="preserve">eview and adjust the term assignments using </w:t>
      </w:r>
      <w:r w:rsidR="00F94660" w:rsidRPr="003629E0">
        <w:t xml:space="preserve">the </w:t>
      </w:r>
      <w:r w:rsidR="00F94660" w:rsidRPr="003629E0">
        <w:rPr>
          <w:b/>
          <w:bCs/>
          <w:i/>
          <w:iCs/>
        </w:rPr>
        <w:t>Manage term assignments</w:t>
      </w:r>
      <w:r w:rsidR="00F94660" w:rsidRPr="003629E0">
        <w:t xml:space="preserve"> icon </w:t>
      </w:r>
      <w:r w:rsidR="00B37C03" w:rsidRPr="003629E0">
        <w:t>(</w:t>
      </w:r>
      <w:r w:rsidR="00F94660" w:rsidRPr="003629E0">
        <w:rPr>
          <w:noProof/>
        </w:rPr>
        <w:drawing>
          <wp:inline distT="0" distB="0" distL="0" distR="0" wp14:anchorId="3B64F432" wp14:editId="2AF8F57C">
            <wp:extent cx="103909" cy="110021"/>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7088" cy="113387"/>
                    </a:xfrm>
                    <a:prstGeom prst="rect">
                      <a:avLst/>
                    </a:prstGeom>
                  </pic:spPr>
                </pic:pic>
              </a:graphicData>
            </a:graphic>
          </wp:inline>
        </w:drawing>
      </w:r>
      <w:r w:rsidR="00B37C03" w:rsidRPr="003629E0">
        <w:t>)</w:t>
      </w:r>
      <w:r w:rsidR="00F94660" w:rsidRPr="003629E0">
        <w:t xml:space="preserve">. </w:t>
      </w:r>
      <w:r w:rsidR="00B77ADD" w:rsidRPr="003629E0">
        <w:t xml:space="preserve">Click on the angle bracket </w:t>
      </w:r>
      <w:r w:rsidR="00B37C03" w:rsidRPr="003629E0">
        <w:t>(</w:t>
      </w:r>
      <w:r w:rsidR="00B77ADD" w:rsidRPr="003629E0">
        <w:rPr>
          <w:noProof/>
        </w:rPr>
        <w:drawing>
          <wp:inline distT="0" distB="0" distL="0" distR="0" wp14:anchorId="2BEE6F4A" wp14:editId="75302A2B">
            <wp:extent cx="72737" cy="96983"/>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flipV="1">
                      <a:off x="0" y="0"/>
                      <a:ext cx="74606" cy="99475"/>
                    </a:xfrm>
                    <a:prstGeom prst="rect">
                      <a:avLst/>
                    </a:prstGeom>
                  </pic:spPr>
                </pic:pic>
              </a:graphicData>
            </a:graphic>
          </wp:inline>
        </w:drawing>
      </w:r>
      <w:r w:rsidR="00B37C03" w:rsidRPr="003629E0">
        <w:t>)</w:t>
      </w:r>
      <w:r w:rsidR="00B77ADD" w:rsidRPr="003629E0">
        <w:t xml:space="preserve"> in front of the table to see the column details.</w:t>
      </w:r>
    </w:p>
    <w:p w14:paraId="2A389170" w14:textId="291F7157" w:rsidR="00B77ADD" w:rsidRPr="003629E0" w:rsidRDefault="00B77ADD" w:rsidP="008579BF">
      <w:pPr>
        <w:pStyle w:val="ListParagraph"/>
        <w:numPr>
          <w:ilvl w:val="0"/>
          <w:numId w:val="14"/>
        </w:numPr>
      </w:pPr>
      <w:r w:rsidRPr="003629E0">
        <w:t xml:space="preserve">Using the </w:t>
      </w:r>
      <w:r w:rsidRPr="003629E0">
        <w:rPr>
          <w:i/>
          <w:iCs/>
        </w:rPr>
        <w:t>Publish analysis results to catalog</w:t>
      </w:r>
      <w:r w:rsidRPr="003629E0">
        <w:t xml:space="preserve"> icon </w:t>
      </w:r>
      <w:r w:rsidR="00B37C03" w:rsidRPr="003629E0">
        <w:t>(</w:t>
      </w:r>
      <w:r w:rsidRPr="003629E0">
        <w:rPr>
          <w:noProof/>
        </w:rPr>
        <w:drawing>
          <wp:inline distT="0" distB="0" distL="0" distR="0" wp14:anchorId="6DDE20F0" wp14:editId="7DA290CB">
            <wp:extent cx="103910" cy="103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5411" cy="105411"/>
                    </a:xfrm>
                    <a:prstGeom prst="rect">
                      <a:avLst/>
                    </a:prstGeom>
                  </pic:spPr>
                </pic:pic>
              </a:graphicData>
            </a:graphic>
          </wp:inline>
        </w:drawing>
      </w:r>
      <w:r w:rsidR="00B37C03" w:rsidRPr="003629E0">
        <w:t>)</w:t>
      </w:r>
      <w:r w:rsidRPr="003629E0">
        <w:t xml:space="preserve"> you </w:t>
      </w:r>
      <w:r w:rsidR="00C67184" w:rsidRPr="003629E0">
        <w:t>may</w:t>
      </w:r>
      <w:r w:rsidRPr="003629E0">
        <w:t xml:space="preserve"> publish the results of individual tables. In order to publish the results of multiple tables at once you may select the corresponding tables and click the </w:t>
      </w:r>
      <w:r w:rsidRPr="003629E0">
        <w:rPr>
          <w:i/>
          <w:iCs/>
        </w:rPr>
        <w:t>Publish</w:t>
      </w:r>
      <w:r w:rsidRPr="003629E0">
        <w:t xml:space="preserve"> button</w:t>
      </w:r>
      <w:r w:rsidR="004B685C">
        <w:t xml:space="preserve"> at the top of the table</w:t>
      </w:r>
      <w:r w:rsidRPr="003629E0">
        <w:t>.</w:t>
      </w:r>
      <w:r w:rsidR="00C67184" w:rsidRPr="003629E0">
        <w:t xml:space="preserve"> Do not publish any results yet.</w:t>
      </w:r>
      <w:r w:rsidR="004B685C">
        <w:br/>
      </w:r>
      <w:r w:rsidR="004B685C" w:rsidRPr="004B685C">
        <w:rPr>
          <w:noProof/>
        </w:rPr>
        <w:drawing>
          <wp:inline distT="0" distB="0" distL="0" distR="0" wp14:anchorId="125CB14A" wp14:editId="4159856F">
            <wp:extent cx="5076190" cy="765984"/>
            <wp:effectExtent l="0" t="0" r="381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1"/>
                    <a:stretch>
                      <a:fillRect/>
                    </a:stretch>
                  </pic:blipFill>
                  <pic:spPr>
                    <a:xfrm>
                      <a:off x="0" y="0"/>
                      <a:ext cx="5089401" cy="767977"/>
                    </a:xfrm>
                    <a:prstGeom prst="rect">
                      <a:avLst/>
                    </a:prstGeom>
                  </pic:spPr>
                </pic:pic>
              </a:graphicData>
            </a:graphic>
          </wp:inline>
        </w:drawing>
      </w:r>
    </w:p>
    <w:p w14:paraId="57302FC1" w14:textId="68247A94" w:rsidR="005914F5" w:rsidRPr="003629E0" w:rsidRDefault="008579BF" w:rsidP="00D23E62">
      <w:pPr>
        <w:pStyle w:val="Heading3"/>
      </w:pPr>
      <w:bookmarkStart w:id="44" w:name="_Ref45096669"/>
      <w:bookmarkStart w:id="45" w:name="_Toc123300994"/>
      <w:r w:rsidRPr="003629E0">
        <w:t>D</w:t>
      </w:r>
      <w:r w:rsidR="00B34666" w:rsidRPr="003629E0">
        <w:t xml:space="preserve">etailed </w:t>
      </w:r>
      <w:r w:rsidRPr="003629E0">
        <w:t xml:space="preserve">review of </w:t>
      </w:r>
      <w:r w:rsidR="0094769F" w:rsidRPr="003629E0">
        <w:t>Automated Dis</w:t>
      </w:r>
      <w:r w:rsidR="00CB7529">
        <w:t>c</w:t>
      </w:r>
      <w:r w:rsidR="0094769F" w:rsidRPr="003629E0">
        <w:t>overy results</w:t>
      </w:r>
      <w:bookmarkEnd w:id="44"/>
      <w:bookmarkEnd w:id="45"/>
    </w:p>
    <w:p w14:paraId="6EA4F68C" w14:textId="13D530F8" w:rsidR="00F66084" w:rsidRPr="003629E0" w:rsidRDefault="00CB7529" w:rsidP="00F66084">
      <w:pPr>
        <w:rPr>
          <w:lang w:val="en-US"/>
        </w:rPr>
      </w:pPr>
      <w:r>
        <w:rPr>
          <w:lang w:val="en-US"/>
        </w:rPr>
        <w:t>T</w:t>
      </w:r>
      <w:r w:rsidR="00F66084" w:rsidRPr="003629E0">
        <w:rPr>
          <w:lang w:val="en-US"/>
        </w:rPr>
        <w:t xml:space="preserve">he discovery results </w:t>
      </w:r>
      <w:r w:rsidR="000640C2" w:rsidRPr="003629E0">
        <w:rPr>
          <w:lang w:val="en-US"/>
        </w:rPr>
        <w:t>can</w:t>
      </w:r>
      <w:r w:rsidR="00F66084" w:rsidRPr="003629E0">
        <w:rPr>
          <w:lang w:val="en-US"/>
        </w:rPr>
        <w:t xml:space="preserve"> be reviewed in a more comprehensive way</w:t>
      </w:r>
      <w:r>
        <w:rPr>
          <w:lang w:val="en-US"/>
        </w:rPr>
        <w:t xml:space="preserve"> in the </w:t>
      </w:r>
      <w:r w:rsidRPr="00CB7529">
        <w:rPr>
          <w:lang w:val="en-US"/>
        </w:rPr>
        <w:t xml:space="preserve">data quality </w:t>
      </w:r>
      <w:r>
        <w:rPr>
          <w:lang w:val="en-US"/>
        </w:rPr>
        <w:t>project</w:t>
      </w:r>
      <w:r w:rsidR="000640C2" w:rsidRPr="003629E0">
        <w:rPr>
          <w:lang w:val="en-US"/>
        </w:rPr>
        <w:t>:</w:t>
      </w:r>
    </w:p>
    <w:p w14:paraId="4993473A" w14:textId="0214844F" w:rsidR="00892285" w:rsidRPr="003629E0" w:rsidRDefault="00892285" w:rsidP="00892285">
      <w:pPr>
        <w:pStyle w:val="ListParagraph"/>
        <w:numPr>
          <w:ilvl w:val="0"/>
          <w:numId w:val="13"/>
        </w:numPr>
      </w:pPr>
      <w:r w:rsidRPr="003629E0">
        <w:t xml:space="preserve">In the main menu, navigate to </w:t>
      </w:r>
      <w:r w:rsidR="00CB7529">
        <w:rPr>
          <w:b/>
          <w:bCs/>
          <w:i/>
          <w:iCs/>
        </w:rPr>
        <w:t>Governance</w:t>
      </w:r>
      <w:r w:rsidRPr="003629E0">
        <w:rPr>
          <w:b/>
          <w:bCs/>
          <w:i/>
          <w:iCs/>
        </w:rPr>
        <w:t xml:space="preserve"> -&gt; Data quality</w:t>
      </w:r>
      <w:r w:rsidRPr="003629E0">
        <w:rPr>
          <w:i/>
          <w:iCs/>
        </w:rPr>
        <w:t>.</w:t>
      </w:r>
    </w:p>
    <w:p w14:paraId="32206B57" w14:textId="16D382FB" w:rsidR="00BC1145" w:rsidRPr="003629E0" w:rsidRDefault="00892285" w:rsidP="00BC1145">
      <w:pPr>
        <w:pStyle w:val="ListParagraph"/>
        <w:numPr>
          <w:ilvl w:val="0"/>
          <w:numId w:val="13"/>
        </w:numPr>
      </w:pPr>
      <w:r w:rsidRPr="003629E0">
        <w:t>Open the “Automated Discovery project - &lt;your id&gt;” project you have used for storing the Automated discovery results.</w:t>
      </w:r>
      <w:r w:rsidR="000457AD">
        <w:br/>
      </w:r>
      <w:r w:rsidR="000457AD" w:rsidRPr="000457AD">
        <w:rPr>
          <w:noProof/>
        </w:rPr>
        <w:drawing>
          <wp:inline distT="0" distB="0" distL="0" distR="0" wp14:anchorId="24FC767D" wp14:editId="50D26E43">
            <wp:extent cx="5076190" cy="2455423"/>
            <wp:effectExtent l="0" t="0" r="3810" b="0"/>
            <wp:docPr id="46" name="Picture 4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eams&#10;&#10;Description automatically generated"/>
                    <pic:cNvPicPr/>
                  </pic:nvPicPr>
                  <pic:blipFill>
                    <a:blip r:embed="rId42"/>
                    <a:stretch>
                      <a:fillRect/>
                    </a:stretch>
                  </pic:blipFill>
                  <pic:spPr>
                    <a:xfrm>
                      <a:off x="0" y="0"/>
                      <a:ext cx="5093534" cy="2463813"/>
                    </a:xfrm>
                    <a:prstGeom prst="rect">
                      <a:avLst/>
                    </a:prstGeom>
                  </pic:spPr>
                </pic:pic>
              </a:graphicData>
            </a:graphic>
          </wp:inline>
        </w:drawing>
      </w:r>
      <w:r w:rsidR="00645C7C">
        <w:br/>
      </w:r>
      <w:r w:rsidR="00645C7C" w:rsidRPr="003629E0">
        <w:rPr>
          <w:noProof/>
        </w:rPr>
        <mc:AlternateContent>
          <mc:Choice Requires="wps">
            <w:drawing>
              <wp:inline distT="0" distB="0" distL="0" distR="0" wp14:anchorId="4B549BD1" wp14:editId="7993EDA8">
                <wp:extent cx="5259600" cy="804041"/>
                <wp:effectExtent l="0" t="0" r="0" b="0"/>
                <wp:docPr id="51" name="Text Box 51"/>
                <wp:cNvGraphicFramePr/>
                <a:graphic xmlns:a="http://schemas.openxmlformats.org/drawingml/2006/main">
                  <a:graphicData uri="http://schemas.microsoft.com/office/word/2010/wordprocessingShape">
                    <wps:wsp>
                      <wps:cNvSpPr txBox="1"/>
                      <wps:spPr>
                        <a:xfrm>
                          <a:off x="0" y="0"/>
                          <a:ext cx="5259600" cy="804041"/>
                        </a:xfrm>
                        <a:prstGeom prst="rect">
                          <a:avLst/>
                        </a:prstGeom>
                        <a:solidFill>
                          <a:schemeClr val="accent6">
                            <a:lumMod val="20000"/>
                            <a:lumOff val="80000"/>
                          </a:schemeClr>
                        </a:solidFill>
                        <a:ln w="6350">
                          <a:noFill/>
                        </a:ln>
                      </wps:spPr>
                      <wps:txbx>
                        <w:txbxContent>
                          <w:p w14:paraId="0D5A7BA5" w14:textId="5FF4BA34" w:rsidR="00044E9A" w:rsidRDefault="00044E9A" w:rsidP="00645C7C">
                            <w:pPr>
                              <w:rPr>
                                <w:lang w:val="en-US"/>
                              </w:rPr>
                            </w:pPr>
                            <w:r>
                              <w:rPr>
                                <w:b/>
                                <w:bCs/>
                                <w:i/>
                                <w:iCs/>
                              </w:rPr>
                              <w:t>Hint</w:t>
                            </w:r>
                            <w:r w:rsidRPr="004478B4">
                              <w:rPr>
                                <w:b/>
                                <w:bCs/>
                                <w:i/>
                                <w:iCs/>
                              </w:rPr>
                              <w:t>:</w:t>
                            </w:r>
                            <w:r w:rsidRPr="004478B4">
                              <w:rPr>
                                <w:i/>
                                <w:iCs/>
                              </w:rPr>
                              <w:t xml:space="preserve"> </w:t>
                            </w:r>
                            <w:r w:rsidRPr="00645C7C">
                              <w:rPr>
                                <w:lang w:val="en-US"/>
                              </w:rPr>
                              <w:t xml:space="preserve">There are two </w:t>
                            </w:r>
                            <w:r>
                              <w:rPr>
                                <w:lang w:val="en-US"/>
                              </w:rPr>
                              <w:t xml:space="preserve">menu options for navigating to data quality projects: </w:t>
                            </w:r>
                            <w:r>
                              <w:rPr>
                                <w:b/>
                                <w:bCs/>
                                <w:i/>
                                <w:iCs/>
                              </w:rPr>
                              <w:t>Governance</w:t>
                            </w:r>
                            <w:r w:rsidRPr="003629E0">
                              <w:rPr>
                                <w:b/>
                                <w:bCs/>
                                <w:i/>
                                <w:iCs/>
                              </w:rPr>
                              <w:t xml:space="preserve"> -&gt; Data quality</w:t>
                            </w:r>
                            <w:r w:rsidRPr="00645C7C">
                              <w:rPr>
                                <w:b/>
                                <w:bCs/>
                                <w:i/>
                                <w:iCs/>
                                <w:lang w:val="en-US"/>
                              </w:rPr>
                              <w:t xml:space="preserve"> </w:t>
                            </w:r>
                            <w:r>
                              <w:rPr>
                                <w:lang w:val="en-US"/>
                              </w:rPr>
                              <w:t xml:space="preserve">and </w:t>
                            </w:r>
                            <w:r w:rsidRPr="00645C7C">
                              <w:rPr>
                                <w:b/>
                                <w:bCs/>
                                <w:i/>
                                <w:iCs/>
                                <w:lang w:val="en-US"/>
                              </w:rPr>
                              <w:t>Projects -&gt; All projects</w:t>
                            </w:r>
                            <w:r>
                              <w:rPr>
                                <w:lang w:val="en-US"/>
                              </w:rPr>
                              <w:t xml:space="preserve">. The latter also provides access to other types including </w:t>
                            </w:r>
                            <w:r>
                              <w:rPr>
                                <w:i/>
                                <w:iCs/>
                                <w:lang w:val="en-US"/>
                              </w:rPr>
                              <w:t>A</w:t>
                            </w:r>
                            <w:r w:rsidRPr="00645C7C">
                              <w:rPr>
                                <w:i/>
                                <w:iCs/>
                                <w:lang w:val="en-US"/>
                              </w:rPr>
                              <w:t>nalytics projects</w:t>
                            </w:r>
                            <w:r>
                              <w:rPr>
                                <w:lang w:val="en-US"/>
                              </w:rPr>
                              <w:t xml:space="preserve"> and </w:t>
                            </w:r>
                            <w:r>
                              <w:rPr>
                                <w:i/>
                                <w:iCs/>
                                <w:lang w:val="en-US"/>
                              </w:rPr>
                              <w:t>D</w:t>
                            </w:r>
                            <w:r w:rsidRPr="00645C7C">
                              <w:rPr>
                                <w:i/>
                                <w:iCs/>
                                <w:lang w:val="en-US"/>
                              </w:rPr>
                              <w:t>ata transformation projects</w:t>
                            </w:r>
                            <w:r>
                              <w:rPr>
                                <w:lang w:val="en-US"/>
                              </w:rPr>
                              <w:t>.</w:t>
                            </w:r>
                          </w:p>
                          <w:p w14:paraId="27F2C48E" w14:textId="276B4325" w:rsidR="00044E9A" w:rsidRPr="00645C7C" w:rsidRDefault="00044E9A" w:rsidP="00645C7C">
                            <w:pPr>
                              <w:rPr>
                                <w:i/>
                                <w:iCs/>
                                <w:lang w:val="en-US"/>
                              </w:rPr>
                            </w:pP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549BD1" id="Text Box 51" o:spid="_x0000_s1043" type="#_x0000_t202" style="width:414.1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" fillcolor="#e2efd9 [665]" stroked="f" strokeweight=".5pt">
                <v:textbox>
                  <w:txbxContent>
                    <w:p w14:paraId="0D5A7BA5" w14:textId="5FF4BA34" w:rsidR="00044E9A" w:rsidRDefault="00044E9A" w:rsidP="00645C7C">
                      <w:pPr>
                        <w:rPr>
                          <w:lang w:val="en-US"/>
                        </w:rPr>
                      </w:pPr>
                      <w:r>
                        <w:rPr>
                          <w:b/>
                          <w:bCs/>
                          <w:i/>
                          <w:iCs/>
                        </w:rPr>
                        <w:t>Hint</w:t>
                      </w:r>
                      <w:r w:rsidRPr="004478B4">
                        <w:rPr>
                          <w:b/>
                          <w:bCs/>
                          <w:i/>
                          <w:iCs/>
                        </w:rPr>
                        <w:t>:</w:t>
                      </w:r>
                      <w:r w:rsidRPr="004478B4">
                        <w:rPr>
                          <w:i/>
                          <w:iCs/>
                        </w:rPr>
                        <w:t xml:space="preserve"> </w:t>
                      </w:r>
                      <w:r w:rsidRPr="00645C7C">
                        <w:rPr>
                          <w:lang w:val="en-US"/>
                        </w:rPr>
                        <w:t xml:space="preserve">There are two </w:t>
                      </w:r>
                      <w:r>
                        <w:rPr>
                          <w:lang w:val="en-US"/>
                        </w:rPr>
                        <w:t xml:space="preserve">menu options for navigating to data quality projects: </w:t>
                      </w:r>
                      <w:r>
                        <w:rPr>
                          <w:b/>
                          <w:bCs/>
                          <w:i/>
                          <w:iCs/>
                        </w:rPr>
                        <w:t>Governance</w:t>
                      </w:r>
                      <w:r w:rsidRPr="003629E0">
                        <w:rPr>
                          <w:b/>
                          <w:bCs/>
                          <w:i/>
                          <w:iCs/>
                        </w:rPr>
                        <w:t xml:space="preserve"> -&gt; Data quality</w:t>
                      </w:r>
                      <w:r w:rsidRPr="00645C7C">
                        <w:rPr>
                          <w:b/>
                          <w:bCs/>
                          <w:i/>
                          <w:iCs/>
                          <w:lang w:val="en-US"/>
                        </w:rPr>
                        <w:t xml:space="preserve"> </w:t>
                      </w:r>
                      <w:r>
                        <w:rPr>
                          <w:lang w:val="en-US"/>
                        </w:rPr>
                        <w:t xml:space="preserve">and </w:t>
                      </w:r>
                      <w:r w:rsidRPr="00645C7C">
                        <w:rPr>
                          <w:b/>
                          <w:bCs/>
                          <w:i/>
                          <w:iCs/>
                          <w:lang w:val="en-US"/>
                        </w:rPr>
                        <w:t>Projects -&gt; All projects</w:t>
                      </w:r>
                      <w:r>
                        <w:rPr>
                          <w:lang w:val="en-US"/>
                        </w:rPr>
                        <w:t xml:space="preserve">. The latter also provides access to other types including </w:t>
                      </w:r>
                      <w:r>
                        <w:rPr>
                          <w:i/>
                          <w:iCs/>
                          <w:lang w:val="en-US"/>
                        </w:rPr>
                        <w:t>A</w:t>
                      </w:r>
                      <w:r w:rsidRPr="00645C7C">
                        <w:rPr>
                          <w:i/>
                          <w:iCs/>
                          <w:lang w:val="en-US"/>
                        </w:rPr>
                        <w:t>nalytics projects</w:t>
                      </w:r>
                      <w:r>
                        <w:rPr>
                          <w:lang w:val="en-US"/>
                        </w:rPr>
                        <w:t xml:space="preserve"> and </w:t>
                      </w:r>
                      <w:r>
                        <w:rPr>
                          <w:i/>
                          <w:iCs/>
                          <w:lang w:val="en-US"/>
                        </w:rPr>
                        <w:t>D</w:t>
                      </w:r>
                      <w:r w:rsidRPr="00645C7C">
                        <w:rPr>
                          <w:i/>
                          <w:iCs/>
                          <w:lang w:val="en-US"/>
                        </w:rPr>
                        <w:t>ata transformation projects</w:t>
                      </w:r>
                      <w:r>
                        <w:rPr>
                          <w:lang w:val="en-US"/>
                        </w:rPr>
                        <w:t>.</w:t>
                      </w:r>
                    </w:p>
                    <w:p w14:paraId="27F2C48E" w14:textId="276B4325" w:rsidR="00044E9A" w:rsidRPr="00645C7C" w:rsidRDefault="00044E9A" w:rsidP="00645C7C">
                      <w:pPr>
                        <w:rPr>
                          <w:i/>
                          <w:iCs/>
                          <w:lang w:val="en-US"/>
                        </w:rPr>
                      </w:pPr>
                      <w:r>
                        <w:rPr>
                          <w:lang w:val="en-US"/>
                        </w:rPr>
                        <w:t>.</w:t>
                      </w:r>
                    </w:p>
                  </w:txbxContent>
                </v:textbox>
                <w10:anchorlock/>
              </v:shape>
            </w:pict>
          </mc:Fallback>
        </mc:AlternateContent>
      </w:r>
    </w:p>
    <w:p w14:paraId="20C2B855" w14:textId="77777777" w:rsidR="00BC1145" w:rsidRPr="003629E0" w:rsidRDefault="00BC1145" w:rsidP="00BC1145">
      <w:pPr>
        <w:pStyle w:val="ListParagraph"/>
        <w:numPr>
          <w:ilvl w:val="0"/>
          <w:numId w:val="13"/>
        </w:numPr>
      </w:pPr>
      <w:r w:rsidRPr="003629E0">
        <w:t xml:space="preserve">The </w:t>
      </w:r>
      <w:r w:rsidRPr="003629E0">
        <w:rPr>
          <w:b/>
          <w:bCs/>
          <w:i/>
          <w:iCs/>
        </w:rPr>
        <w:t>Dashboard</w:t>
      </w:r>
      <w:r w:rsidRPr="003629E0">
        <w:t xml:space="preserve"> tab of the project shows a summary of the quality characteristics:</w:t>
      </w:r>
    </w:p>
    <w:p w14:paraId="5E47B315" w14:textId="4A9EFFD9" w:rsidR="00824DEB" w:rsidRDefault="00824DEB" w:rsidP="00BC1145">
      <w:pPr>
        <w:pStyle w:val="ListParagraph"/>
        <w:numPr>
          <w:ilvl w:val="1"/>
          <w:numId w:val="13"/>
        </w:numPr>
      </w:pPr>
      <w:r>
        <w:t>Data quality threshold: 100%</w:t>
      </w:r>
    </w:p>
    <w:p w14:paraId="7E398B23" w14:textId="02D992BE" w:rsidR="00BC1145" w:rsidRPr="003629E0" w:rsidRDefault="00824DEB" w:rsidP="00BC1145">
      <w:pPr>
        <w:pStyle w:val="ListParagraph"/>
        <w:numPr>
          <w:ilvl w:val="1"/>
          <w:numId w:val="13"/>
        </w:numPr>
      </w:pPr>
      <w:r>
        <w:lastRenderedPageBreak/>
        <w:t>Data quality score distribution: All data sets above 80%</w:t>
      </w:r>
    </w:p>
    <w:p w14:paraId="009BCC75" w14:textId="7B9CC3D1" w:rsidR="00BC1145" w:rsidRDefault="00824DEB" w:rsidP="00BC1145">
      <w:pPr>
        <w:pStyle w:val="ListParagraph"/>
        <w:numPr>
          <w:ilvl w:val="1"/>
          <w:numId w:val="13"/>
        </w:numPr>
      </w:pPr>
      <w:r>
        <w:t>Analysis: Data analysis done for all 12 data sets</w:t>
      </w:r>
    </w:p>
    <w:p w14:paraId="48111173" w14:textId="2F121476" w:rsidR="00D31ADF" w:rsidRPr="003629E0" w:rsidRDefault="00D31ADF" w:rsidP="00BC1145">
      <w:pPr>
        <w:pStyle w:val="ListParagraph"/>
        <w:numPr>
          <w:ilvl w:val="1"/>
          <w:numId w:val="13"/>
        </w:numPr>
      </w:pPr>
      <w:r>
        <w:t xml:space="preserve">Rules run status: no rules created yet </w:t>
      </w:r>
    </w:p>
    <w:p w14:paraId="2607480C" w14:textId="3E69CAFB" w:rsidR="00BC1145" w:rsidRPr="003629E0" w:rsidRDefault="00D31ADF" w:rsidP="00BC1145">
      <w:pPr>
        <w:pStyle w:val="ListParagraph"/>
        <w:numPr>
          <w:ilvl w:val="1"/>
          <w:numId w:val="13"/>
        </w:numPr>
      </w:pPr>
      <w:r>
        <w:t xml:space="preserve">Relationships: </w:t>
      </w:r>
      <w:r w:rsidR="00BC1145" w:rsidRPr="003629E0">
        <w:t>Candidates for primary key relationships: 12</w:t>
      </w:r>
    </w:p>
    <w:p w14:paraId="0063C5F6" w14:textId="15E9830F" w:rsidR="00795C56" w:rsidRPr="003629E0" w:rsidRDefault="00BC1145" w:rsidP="00795C56">
      <w:pPr>
        <w:pStyle w:val="ListParagraph"/>
        <w:numPr>
          <w:ilvl w:val="1"/>
          <w:numId w:val="13"/>
        </w:numPr>
      </w:pPr>
      <w:r w:rsidRPr="003629E0">
        <w:t xml:space="preserve">Top 5 data classes: Code, Boolean, Identifier, </w:t>
      </w:r>
      <w:r w:rsidR="00824DEB">
        <w:t xml:space="preserve">Quantity, </w:t>
      </w:r>
      <w:r w:rsidRPr="003629E0">
        <w:t>Indicator</w:t>
      </w:r>
    </w:p>
    <w:p w14:paraId="0EAE1A6E" w14:textId="3890ABFD" w:rsidR="00795C56" w:rsidRPr="003629E0" w:rsidRDefault="00041F06" w:rsidP="00BC1145">
      <w:pPr>
        <w:pStyle w:val="ListParagraph"/>
        <w:numPr>
          <w:ilvl w:val="0"/>
          <w:numId w:val="13"/>
        </w:numPr>
      </w:pPr>
      <w:r w:rsidRPr="00041F06">
        <w:t xml:space="preserve">The </w:t>
      </w:r>
      <w:r w:rsidR="00795C56" w:rsidRPr="003629E0">
        <w:rPr>
          <w:i/>
          <w:iCs/>
        </w:rPr>
        <w:t>Data rules</w:t>
      </w:r>
      <w:r>
        <w:t xml:space="preserve"> and</w:t>
      </w:r>
      <w:r w:rsidR="00795C56" w:rsidRPr="003629E0">
        <w:t xml:space="preserve"> </w:t>
      </w:r>
      <w:r w:rsidR="00795C56" w:rsidRPr="003629E0">
        <w:rPr>
          <w:i/>
          <w:iCs/>
        </w:rPr>
        <w:t>Relationships</w:t>
      </w:r>
      <w:r>
        <w:t xml:space="preserve"> </w:t>
      </w:r>
      <w:r w:rsidR="00795C56" w:rsidRPr="003629E0">
        <w:t xml:space="preserve">tabs </w:t>
      </w:r>
      <w:r w:rsidR="000640C2" w:rsidRPr="003629E0">
        <w:t xml:space="preserve">address </w:t>
      </w:r>
      <w:r w:rsidR="00795C56" w:rsidRPr="003629E0">
        <w:t>optional analysis capabilities</w:t>
      </w:r>
      <w:r w:rsidR="000640C2" w:rsidRPr="003629E0">
        <w:t xml:space="preserve"> that will be partially covered later in the workshop.</w:t>
      </w:r>
    </w:p>
    <w:p w14:paraId="483899F2" w14:textId="1F945B53" w:rsidR="00795C56" w:rsidRPr="003629E0" w:rsidRDefault="00795C56" w:rsidP="00795C56">
      <w:pPr>
        <w:pStyle w:val="ListParagraph"/>
        <w:numPr>
          <w:ilvl w:val="0"/>
          <w:numId w:val="13"/>
        </w:numPr>
      </w:pPr>
      <w:r w:rsidRPr="003629E0">
        <w:t xml:space="preserve">Click on the </w:t>
      </w:r>
      <w:r w:rsidRPr="003629E0">
        <w:rPr>
          <w:b/>
          <w:bCs/>
          <w:i/>
          <w:iCs/>
        </w:rPr>
        <w:t>Data assets</w:t>
      </w:r>
      <w:r w:rsidRPr="003629E0">
        <w:t xml:space="preserve"> tab to see basic information about the datasets: Quality score, number of columns and rows per data</w:t>
      </w:r>
      <w:r w:rsidR="002C45CA">
        <w:t xml:space="preserve"> set</w:t>
      </w:r>
      <w:r w:rsidRPr="003629E0">
        <w:t>, etc.</w:t>
      </w:r>
    </w:p>
    <w:p w14:paraId="3E76B2A9" w14:textId="148B0B02" w:rsidR="00795C56" w:rsidRDefault="00795C56" w:rsidP="00795C56">
      <w:pPr>
        <w:pStyle w:val="ListParagraph"/>
        <w:numPr>
          <w:ilvl w:val="0"/>
          <w:numId w:val="13"/>
        </w:numPr>
      </w:pPr>
      <w:r w:rsidRPr="003629E0">
        <w:t xml:space="preserve">Search for </w:t>
      </w:r>
      <w:r w:rsidR="00596C2F" w:rsidRPr="003629E0">
        <w:t>“</w:t>
      </w:r>
      <w:r w:rsidRPr="003629E0">
        <w:t>CUSTOMER</w:t>
      </w:r>
      <w:r w:rsidR="00596C2F" w:rsidRPr="003629E0">
        <w:t>”</w:t>
      </w:r>
      <w:r w:rsidRPr="003629E0">
        <w:t xml:space="preserve"> </w:t>
      </w:r>
      <w:r w:rsidR="002C45CA">
        <w:t xml:space="preserve">in the </w:t>
      </w:r>
      <w:r w:rsidR="002C45CA" w:rsidRPr="002C45CA">
        <w:rPr>
          <w:b/>
          <w:bCs/>
          <w:i/>
          <w:iCs/>
        </w:rPr>
        <w:t>Find a data asset</w:t>
      </w:r>
      <w:r w:rsidR="002C45CA">
        <w:t xml:space="preserve"> field </w:t>
      </w:r>
      <w:r w:rsidRPr="003629E0">
        <w:t xml:space="preserve">and click on the </w:t>
      </w:r>
      <w:r w:rsidRPr="003629E0">
        <w:rPr>
          <w:b/>
          <w:bCs/>
          <w:i/>
          <w:iCs/>
        </w:rPr>
        <w:t>CUSTOMER</w:t>
      </w:r>
      <w:r w:rsidRPr="003629E0">
        <w:t xml:space="preserve"> data set in the search result, in order to see the detailed column analysis, data class matching, and business term assignment results for this data set</w:t>
      </w:r>
      <w:r w:rsidR="00E10F3B" w:rsidRPr="003629E0">
        <w:t>:</w:t>
      </w:r>
      <w:r w:rsidR="00092C6D">
        <w:br/>
      </w:r>
      <w:r w:rsidR="00092C6D" w:rsidRPr="00092C6D">
        <w:rPr>
          <w:noProof/>
        </w:rPr>
        <w:drawing>
          <wp:inline distT="0" distB="0" distL="0" distR="0" wp14:anchorId="2BFE93C5" wp14:editId="36D17542">
            <wp:extent cx="5265503" cy="3168869"/>
            <wp:effectExtent l="0" t="0" r="5080" b="635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3"/>
                    <a:stretch>
                      <a:fillRect/>
                    </a:stretch>
                  </pic:blipFill>
                  <pic:spPr>
                    <a:xfrm>
                      <a:off x="0" y="0"/>
                      <a:ext cx="5324794" cy="3204551"/>
                    </a:xfrm>
                    <a:prstGeom prst="rect">
                      <a:avLst/>
                    </a:prstGeom>
                  </pic:spPr>
                </pic:pic>
              </a:graphicData>
            </a:graphic>
          </wp:inline>
        </w:drawing>
      </w:r>
    </w:p>
    <w:p w14:paraId="6AB0CFF7" w14:textId="078419E8" w:rsidR="00DE7E81" w:rsidRPr="003629E0" w:rsidRDefault="00DE7E81" w:rsidP="00BC1145">
      <w:pPr>
        <w:pStyle w:val="ListParagraph"/>
        <w:numPr>
          <w:ilvl w:val="0"/>
          <w:numId w:val="13"/>
        </w:numPr>
      </w:pPr>
      <w:r w:rsidRPr="003629E0">
        <w:t>Navigate to the individual tabs to see details on business terms (</w:t>
      </w:r>
      <w:r w:rsidRPr="003629E0">
        <w:rPr>
          <w:b/>
          <w:bCs/>
          <w:i/>
          <w:iCs/>
        </w:rPr>
        <w:t>Governance</w:t>
      </w:r>
      <w:r w:rsidR="008B01C3">
        <w:rPr>
          <w:b/>
          <w:bCs/>
          <w:i/>
          <w:iCs/>
        </w:rPr>
        <w:t xml:space="preserve"> </w:t>
      </w:r>
      <w:r w:rsidR="008B01C3" w:rsidRPr="008B01C3">
        <w:t>tab</w:t>
      </w:r>
      <w:r w:rsidRPr="003629E0">
        <w:t xml:space="preserve">), </w:t>
      </w:r>
      <w:r w:rsidR="00596C2F" w:rsidRPr="003629E0">
        <w:rPr>
          <w:b/>
          <w:bCs/>
          <w:i/>
          <w:iCs/>
        </w:rPr>
        <w:t>D</w:t>
      </w:r>
      <w:r w:rsidRPr="003629E0">
        <w:rPr>
          <w:b/>
          <w:bCs/>
          <w:i/>
          <w:iCs/>
        </w:rPr>
        <w:t>ata quality</w:t>
      </w:r>
      <w:r w:rsidRPr="003629E0">
        <w:t xml:space="preserve">, and detected </w:t>
      </w:r>
      <w:r w:rsidR="00596C2F" w:rsidRPr="003629E0">
        <w:rPr>
          <w:b/>
          <w:bCs/>
          <w:i/>
          <w:iCs/>
        </w:rPr>
        <w:t>D</w:t>
      </w:r>
      <w:r w:rsidRPr="003629E0">
        <w:rPr>
          <w:b/>
          <w:bCs/>
          <w:i/>
          <w:iCs/>
        </w:rPr>
        <w:t>ata classes</w:t>
      </w:r>
      <w:r w:rsidRPr="003629E0">
        <w:t xml:space="preserve">, </w:t>
      </w:r>
      <w:r w:rsidR="00596C2F" w:rsidRPr="003629E0">
        <w:rPr>
          <w:b/>
          <w:bCs/>
          <w:i/>
          <w:iCs/>
        </w:rPr>
        <w:t>D</w:t>
      </w:r>
      <w:r w:rsidRPr="003629E0">
        <w:rPr>
          <w:b/>
          <w:bCs/>
          <w:i/>
          <w:iCs/>
        </w:rPr>
        <w:t>ata types</w:t>
      </w:r>
      <w:r w:rsidRPr="003629E0">
        <w:t xml:space="preserve">, </w:t>
      </w:r>
      <w:r w:rsidR="000A7DBF">
        <w:t>quality and data rule violations (</w:t>
      </w:r>
      <w:r w:rsidR="000A7DBF" w:rsidRPr="000A7DBF">
        <w:rPr>
          <w:b/>
          <w:bCs/>
          <w:i/>
          <w:iCs/>
        </w:rPr>
        <w:t>Rules</w:t>
      </w:r>
      <w:r w:rsidR="000A7DBF">
        <w:t>), as well as primary and foreign keys (</w:t>
      </w:r>
      <w:r w:rsidR="008B01C3">
        <w:rPr>
          <w:b/>
          <w:bCs/>
          <w:i/>
          <w:iCs/>
        </w:rPr>
        <w:t>K</w:t>
      </w:r>
      <w:r w:rsidR="00596C2F" w:rsidRPr="003629E0">
        <w:rPr>
          <w:b/>
          <w:bCs/>
          <w:i/>
          <w:iCs/>
        </w:rPr>
        <w:t>eys</w:t>
      </w:r>
      <w:r w:rsidR="000A7DBF" w:rsidRPr="000A7DBF">
        <w:t>)</w:t>
      </w:r>
      <w:r w:rsidR="008B01C3">
        <w:t>.</w:t>
      </w:r>
    </w:p>
    <w:p w14:paraId="1C271704" w14:textId="14FB80F2" w:rsidR="00795C56" w:rsidRPr="003629E0" w:rsidRDefault="00DE7E81" w:rsidP="00BC1145">
      <w:pPr>
        <w:pStyle w:val="ListParagraph"/>
        <w:numPr>
          <w:ilvl w:val="0"/>
          <w:numId w:val="13"/>
        </w:numPr>
      </w:pPr>
      <w:r w:rsidRPr="003629E0">
        <w:t xml:space="preserve">Click on one of the </w:t>
      </w:r>
      <w:r w:rsidRPr="00A3425C">
        <w:rPr>
          <w:b/>
          <w:bCs/>
          <w:i/>
          <w:iCs/>
        </w:rPr>
        <w:t>LAST_NAME</w:t>
      </w:r>
      <w:r w:rsidRPr="003629E0">
        <w:t xml:space="preserve"> column</w:t>
      </w:r>
      <w:r w:rsidR="00BC4ED7" w:rsidRPr="003629E0">
        <w:t xml:space="preserve"> to see details on the column level, again organized by tabs: </w:t>
      </w:r>
      <w:r w:rsidR="00A3425C" w:rsidRPr="00A3425C">
        <w:rPr>
          <w:i/>
          <w:iCs/>
        </w:rPr>
        <w:t>Column properties</w:t>
      </w:r>
      <w:r w:rsidR="00A3425C">
        <w:t xml:space="preserve">, </w:t>
      </w:r>
      <w:r w:rsidR="00A3425C" w:rsidRPr="00A3425C">
        <w:rPr>
          <w:i/>
          <w:iCs/>
        </w:rPr>
        <w:t>Data quality</w:t>
      </w:r>
      <w:r w:rsidR="00A3425C">
        <w:t xml:space="preserve">, </w:t>
      </w:r>
      <w:r w:rsidR="00A3425C" w:rsidRPr="00A3425C">
        <w:rPr>
          <w:i/>
          <w:iCs/>
        </w:rPr>
        <w:t>Rules</w:t>
      </w:r>
      <w:r w:rsidR="00A3425C">
        <w:t xml:space="preserve">, </w:t>
      </w:r>
      <w:r w:rsidR="00A3425C" w:rsidRPr="00A3425C">
        <w:rPr>
          <w:i/>
          <w:iCs/>
        </w:rPr>
        <w:t>Data classes</w:t>
      </w:r>
      <w:r w:rsidR="00A3425C">
        <w:t>, b</w:t>
      </w:r>
      <w:r w:rsidR="00BC4ED7" w:rsidRPr="003629E0">
        <w:t>usiness terms (</w:t>
      </w:r>
      <w:r w:rsidR="00BC4ED7" w:rsidRPr="00A3425C">
        <w:rPr>
          <w:i/>
          <w:iCs/>
        </w:rPr>
        <w:t>Governance</w:t>
      </w:r>
      <w:r w:rsidR="00BC4ED7" w:rsidRPr="003629E0">
        <w:t xml:space="preserve"> tab), </w:t>
      </w:r>
      <w:r w:rsidR="00A3425C" w:rsidRPr="00A3425C">
        <w:rPr>
          <w:i/>
          <w:iCs/>
        </w:rPr>
        <w:t>D</w:t>
      </w:r>
      <w:r w:rsidR="00BC4ED7" w:rsidRPr="00A3425C">
        <w:rPr>
          <w:i/>
          <w:iCs/>
        </w:rPr>
        <w:t>ata types</w:t>
      </w:r>
      <w:r w:rsidR="00BC4ED7" w:rsidRPr="003629E0">
        <w:t xml:space="preserve">, </w:t>
      </w:r>
      <w:r w:rsidR="00A3425C" w:rsidRPr="00A3425C">
        <w:rPr>
          <w:i/>
          <w:iCs/>
        </w:rPr>
        <w:t>Formats</w:t>
      </w:r>
      <w:r w:rsidR="00A3425C">
        <w:t xml:space="preserve">, </w:t>
      </w:r>
      <w:r w:rsidR="00BC4ED7" w:rsidRPr="003629E0">
        <w:t xml:space="preserve">and </w:t>
      </w:r>
      <w:r w:rsidR="00A3425C" w:rsidRPr="00A3425C">
        <w:rPr>
          <w:i/>
          <w:iCs/>
        </w:rPr>
        <w:t>F</w:t>
      </w:r>
      <w:r w:rsidR="00BC4ED7" w:rsidRPr="00A3425C">
        <w:rPr>
          <w:i/>
          <w:iCs/>
        </w:rPr>
        <w:t>requency distribution</w:t>
      </w:r>
      <w:r w:rsidR="00BC4ED7" w:rsidRPr="003629E0">
        <w:t>.</w:t>
      </w:r>
      <w:r w:rsidR="00A3425C">
        <w:br/>
      </w:r>
      <w:r w:rsidR="00A3425C" w:rsidRPr="00A3425C">
        <w:rPr>
          <w:noProof/>
        </w:rPr>
        <w:drawing>
          <wp:inline distT="0" distB="0" distL="0" distR="0" wp14:anchorId="358A5B57" wp14:editId="03530370">
            <wp:extent cx="5265420" cy="1864423"/>
            <wp:effectExtent l="0" t="0" r="5080" b="254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44"/>
                    <a:stretch>
                      <a:fillRect/>
                    </a:stretch>
                  </pic:blipFill>
                  <pic:spPr>
                    <a:xfrm>
                      <a:off x="0" y="0"/>
                      <a:ext cx="5288073" cy="1872444"/>
                    </a:xfrm>
                    <a:prstGeom prst="rect">
                      <a:avLst/>
                    </a:prstGeom>
                  </pic:spPr>
                </pic:pic>
              </a:graphicData>
            </a:graphic>
          </wp:inline>
        </w:drawing>
      </w:r>
    </w:p>
    <w:p w14:paraId="22AAB797" w14:textId="22DCA901" w:rsidR="002B5FDC" w:rsidRPr="003629E0" w:rsidRDefault="002B5FDC" w:rsidP="00BC1145">
      <w:pPr>
        <w:pStyle w:val="ListParagraph"/>
        <w:numPr>
          <w:ilvl w:val="0"/>
          <w:numId w:val="13"/>
        </w:numPr>
      </w:pPr>
      <w:r w:rsidRPr="003629E0">
        <w:lastRenderedPageBreak/>
        <w:t xml:space="preserve">Switch to the edit mode by clicking on the </w:t>
      </w:r>
      <w:r w:rsidRPr="003629E0">
        <w:rPr>
          <w:b/>
          <w:bCs/>
          <w:i/>
          <w:iCs/>
        </w:rPr>
        <w:t>Edit</w:t>
      </w:r>
      <w:r w:rsidRPr="003629E0">
        <w:t xml:space="preserve"> button (</w:t>
      </w:r>
      <w:r w:rsidR="00E9078A" w:rsidRPr="007B12BD">
        <w:rPr>
          <w:rFonts w:cs="Times New Roman (Body CS)"/>
          <w:noProof/>
          <w:position w:val="-6"/>
        </w:rPr>
        <w:drawing>
          <wp:inline distT="0" distB="0" distL="0" distR="0" wp14:anchorId="47FD893D" wp14:editId="2F582877">
            <wp:extent cx="381000" cy="13970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00" cy="139700"/>
                    </a:xfrm>
                    <a:prstGeom prst="rect">
                      <a:avLst/>
                    </a:prstGeom>
                  </pic:spPr>
                </pic:pic>
              </a:graphicData>
            </a:graphic>
          </wp:inline>
        </w:drawing>
      </w:r>
      <w:r w:rsidRPr="003629E0">
        <w:t xml:space="preserve">) </w:t>
      </w:r>
      <w:r w:rsidR="00E9078A">
        <w:t xml:space="preserve">in the upper right corner </w:t>
      </w:r>
      <w:r w:rsidRPr="003629E0">
        <w:t xml:space="preserve">of the screen in order to modify the suggested results </w:t>
      </w:r>
      <w:r w:rsidR="007B12BD">
        <w:t xml:space="preserve">in the various tabs </w:t>
      </w:r>
      <w:r w:rsidRPr="003629E0">
        <w:t>according to your needs</w:t>
      </w:r>
      <w:r w:rsidR="00402A6A" w:rsidRPr="003629E0">
        <w:t xml:space="preserve"> (feel free to play with the available options).</w:t>
      </w:r>
    </w:p>
    <w:p w14:paraId="0A51EC1B" w14:textId="7A88B2F7" w:rsidR="002B5FDC" w:rsidRPr="003629E0" w:rsidRDefault="002B5FDC" w:rsidP="00BC1145">
      <w:pPr>
        <w:pStyle w:val="ListParagraph"/>
        <w:numPr>
          <w:ilvl w:val="0"/>
          <w:numId w:val="13"/>
        </w:numPr>
      </w:pPr>
      <w:r w:rsidRPr="003629E0">
        <w:t xml:space="preserve">When done, click on the </w:t>
      </w:r>
      <w:r w:rsidRPr="003629E0">
        <w:rPr>
          <w:b/>
          <w:bCs/>
          <w:i/>
          <w:iCs/>
        </w:rPr>
        <w:t>Done</w:t>
      </w:r>
      <w:r w:rsidRPr="003629E0">
        <w:t xml:space="preserve"> button (</w:t>
      </w:r>
      <w:r w:rsidR="007B12BD" w:rsidRPr="00165104">
        <w:rPr>
          <w:rFonts w:cs="Times New Roman (Body CS)"/>
          <w:noProof/>
          <w:position w:val="-4"/>
        </w:rPr>
        <w:drawing>
          <wp:inline distT="0" distB="0" distL="0" distR="0" wp14:anchorId="6946998D" wp14:editId="547D9EBF">
            <wp:extent cx="571500" cy="139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 cy="139700"/>
                    </a:xfrm>
                    <a:prstGeom prst="rect">
                      <a:avLst/>
                    </a:prstGeom>
                  </pic:spPr>
                </pic:pic>
              </a:graphicData>
            </a:graphic>
          </wp:inline>
        </w:drawing>
      </w:r>
      <w:r w:rsidRPr="003629E0">
        <w:t>)</w:t>
      </w:r>
      <w:r w:rsidR="00E850BC" w:rsidRPr="003629E0">
        <w:t xml:space="preserve"> to switch back to the </w:t>
      </w:r>
      <w:r w:rsidR="00E850BC" w:rsidRPr="003629E0">
        <w:rPr>
          <w:i/>
          <w:iCs/>
        </w:rPr>
        <w:t>Preview mode</w:t>
      </w:r>
      <w:r w:rsidR="00E850BC" w:rsidRPr="003629E0">
        <w:t>.</w:t>
      </w:r>
    </w:p>
    <w:p w14:paraId="03DB8FE5" w14:textId="50DDD605" w:rsidR="002B5FDC" w:rsidRPr="003629E0" w:rsidRDefault="00E74301" w:rsidP="00BC1145">
      <w:pPr>
        <w:pStyle w:val="ListParagraph"/>
        <w:numPr>
          <w:ilvl w:val="0"/>
          <w:numId w:val="13"/>
        </w:numPr>
      </w:pPr>
      <w:r w:rsidRPr="003629E0">
        <w:t xml:space="preserve">When you are ready to publish the results to the catalog, go back to the </w:t>
      </w:r>
      <w:r w:rsidR="00DB10BC" w:rsidRPr="00DB10BC">
        <w:rPr>
          <w:b/>
          <w:bCs/>
          <w:i/>
          <w:iCs/>
        </w:rPr>
        <w:t>Data assets</w:t>
      </w:r>
      <w:r w:rsidR="00DB10BC">
        <w:t xml:space="preserve"> page</w:t>
      </w:r>
      <w:r w:rsidRPr="003629E0">
        <w:t>.</w:t>
      </w:r>
      <w:r w:rsidR="00DB10BC">
        <w:t xml:space="preserve"> You may directly navigate to that page by clicking on </w:t>
      </w:r>
      <w:r w:rsidR="00DB10BC" w:rsidRPr="00DB10BC">
        <w:rPr>
          <w:b/>
          <w:bCs/>
          <w:i/>
          <w:iCs/>
        </w:rPr>
        <w:t>Data assets</w:t>
      </w:r>
      <w:r w:rsidR="00DB10BC">
        <w:t xml:space="preserve"> in the object hierarchy displayed at the upper left of the screen: </w:t>
      </w:r>
      <w:r w:rsidR="00DB10BC" w:rsidRPr="00DB10BC">
        <w:rPr>
          <w:noProof/>
        </w:rPr>
        <w:drawing>
          <wp:inline distT="0" distB="0" distL="0" distR="0" wp14:anchorId="5F1D1B47" wp14:editId="7AAC65E1">
            <wp:extent cx="3860800" cy="139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60800" cy="139700"/>
                    </a:xfrm>
                    <a:prstGeom prst="rect">
                      <a:avLst/>
                    </a:prstGeom>
                  </pic:spPr>
                </pic:pic>
              </a:graphicData>
            </a:graphic>
          </wp:inline>
        </w:drawing>
      </w:r>
    </w:p>
    <w:p w14:paraId="1CC8ADA2" w14:textId="1D6B55DF" w:rsidR="003B3FAA" w:rsidRDefault="003B3FAA" w:rsidP="00B537D2">
      <w:pPr>
        <w:pStyle w:val="ListParagraph"/>
        <w:numPr>
          <w:ilvl w:val="0"/>
          <w:numId w:val="13"/>
        </w:numPr>
      </w:pPr>
      <w:r>
        <w:t xml:space="preserve">By default, you will see the card view i.e. each data asset is displayed as a large card on the screen. Click on the </w:t>
      </w:r>
      <w:r w:rsidR="0006583D">
        <w:rPr>
          <w:b/>
          <w:bCs/>
          <w:i/>
          <w:iCs/>
        </w:rPr>
        <w:t>Show list</w:t>
      </w:r>
      <w:r w:rsidRPr="003B3FAA">
        <w:rPr>
          <w:b/>
          <w:bCs/>
          <w:i/>
          <w:iCs/>
        </w:rPr>
        <w:t xml:space="preserve"> </w:t>
      </w:r>
      <w:r>
        <w:t>icon (</w:t>
      </w:r>
      <w:r w:rsidRPr="003B3FAA">
        <w:rPr>
          <w:noProof/>
        </w:rPr>
        <w:drawing>
          <wp:inline distT="0" distB="0" distL="0" distR="0" wp14:anchorId="3799BF9B" wp14:editId="20587281">
            <wp:extent cx="152400" cy="114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2400" cy="114300"/>
                    </a:xfrm>
                    <a:prstGeom prst="rect">
                      <a:avLst/>
                    </a:prstGeom>
                  </pic:spPr>
                </pic:pic>
              </a:graphicData>
            </a:graphic>
          </wp:inline>
        </w:drawing>
      </w:r>
      <w:r>
        <w:t>) on the right to display the data assets as a list.</w:t>
      </w:r>
    </w:p>
    <w:p w14:paraId="164DA5DE" w14:textId="698AD42F" w:rsidR="002275FA" w:rsidRDefault="00E74301" w:rsidP="00B537D2">
      <w:pPr>
        <w:pStyle w:val="ListParagraph"/>
        <w:numPr>
          <w:ilvl w:val="0"/>
          <w:numId w:val="13"/>
        </w:numPr>
      </w:pPr>
      <w:r w:rsidRPr="003629E0">
        <w:t xml:space="preserve">Use the </w:t>
      </w:r>
      <w:r w:rsidRPr="002275FA">
        <w:rPr>
          <w:b/>
          <w:bCs/>
          <w:i/>
          <w:iCs/>
        </w:rPr>
        <w:t>Reviewed</w:t>
      </w:r>
      <w:r w:rsidRPr="003629E0">
        <w:t xml:space="preserve"> </w:t>
      </w:r>
      <w:r w:rsidR="002275FA">
        <w:t>toggle</w:t>
      </w:r>
      <w:r w:rsidRPr="003629E0">
        <w:t xml:space="preserve"> on the right to indicate which data set’s results have been validated.</w:t>
      </w:r>
      <w:r w:rsidR="002275FA">
        <w:br/>
      </w:r>
      <w:r w:rsidR="002275FA" w:rsidRPr="002275FA">
        <w:rPr>
          <w:noProof/>
        </w:rPr>
        <w:drawing>
          <wp:inline distT="0" distB="0" distL="0" distR="0" wp14:anchorId="23F22F31" wp14:editId="475F9F77">
            <wp:extent cx="5259070" cy="55935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2100" cy="571374"/>
                    </a:xfrm>
                    <a:prstGeom prst="rect">
                      <a:avLst/>
                    </a:prstGeom>
                  </pic:spPr>
                </pic:pic>
              </a:graphicData>
            </a:graphic>
          </wp:inline>
        </w:drawing>
      </w:r>
    </w:p>
    <w:p w14:paraId="192BEDA1" w14:textId="2848ACB1" w:rsidR="00BC1145" w:rsidRPr="003629E0" w:rsidRDefault="002275FA" w:rsidP="00B537D2">
      <w:pPr>
        <w:pStyle w:val="ListParagraph"/>
        <w:numPr>
          <w:ilvl w:val="0"/>
          <w:numId w:val="13"/>
        </w:numPr>
      </w:pPr>
      <w:r>
        <w:t>S</w:t>
      </w:r>
      <w:r w:rsidR="00E74301" w:rsidRPr="003629E0">
        <w:t xml:space="preserve">elect the data sets to be published and click the </w:t>
      </w:r>
      <w:r w:rsidR="00E74301" w:rsidRPr="003629E0">
        <w:rPr>
          <w:b/>
          <w:bCs/>
          <w:i/>
          <w:iCs/>
        </w:rPr>
        <w:t>Publish</w:t>
      </w:r>
      <w:r w:rsidR="00E74301" w:rsidRPr="003629E0">
        <w:t xml:space="preserve"> button (</w:t>
      </w:r>
      <w:r w:rsidRPr="002275FA">
        <w:rPr>
          <w:rFonts w:cs="Times New Roman (Body CS)"/>
          <w:noProof/>
          <w:position w:val="-4"/>
        </w:rPr>
        <w:drawing>
          <wp:inline distT="0" distB="0" distL="0" distR="0" wp14:anchorId="0715CEF5" wp14:editId="6AB13982">
            <wp:extent cx="520700" cy="1270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700" cy="127000"/>
                    </a:xfrm>
                    <a:prstGeom prst="rect">
                      <a:avLst/>
                    </a:prstGeom>
                  </pic:spPr>
                </pic:pic>
              </a:graphicData>
            </a:graphic>
          </wp:inline>
        </w:drawing>
      </w:r>
      <w:r w:rsidR="00E74301" w:rsidRPr="003629E0">
        <w:t>) at the top.</w:t>
      </w:r>
      <w:r w:rsidR="00163673" w:rsidRPr="003629E0">
        <w:br/>
      </w:r>
      <w:r w:rsidR="00163673" w:rsidRPr="003629E0">
        <w:rPr>
          <w:noProof/>
        </w:rPr>
        <mc:AlternateContent>
          <mc:Choice Requires="wps">
            <w:drawing>
              <wp:inline distT="0" distB="0" distL="0" distR="0" wp14:anchorId="0BE5DE95" wp14:editId="0C98B507">
                <wp:extent cx="5259600" cy="864066"/>
                <wp:effectExtent l="0" t="0" r="0" b="0"/>
                <wp:docPr id="72" name="Text Box 72"/>
                <wp:cNvGraphicFramePr/>
                <a:graphic xmlns:a="http://schemas.openxmlformats.org/drawingml/2006/main">
                  <a:graphicData uri="http://schemas.microsoft.com/office/word/2010/wordprocessingShape">
                    <wps:wsp>
                      <wps:cNvSpPr txBox="1"/>
                      <wps:spPr>
                        <a:xfrm>
                          <a:off x="0" y="0"/>
                          <a:ext cx="5259600" cy="864066"/>
                        </a:xfrm>
                        <a:prstGeom prst="rect">
                          <a:avLst/>
                        </a:prstGeom>
                        <a:solidFill>
                          <a:schemeClr val="accent2">
                            <a:lumMod val="20000"/>
                            <a:lumOff val="80000"/>
                          </a:schemeClr>
                        </a:solidFill>
                        <a:ln w="6350">
                          <a:noFill/>
                        </a:ln>
                      </wps:spPr>
                      <wps:txbx>
                        <w:txbxContent>
                          <w:p w14:paraId="576CFFF8" w14:textId="56D31584" w:rsidR="00044E9A" w:rsidRPr="009B369B" w:rsidRDefault="00044E9A" w:rsidP="00163673">
                            <w:pPr>
                              <w:rPr>
                                <w:i/>
                                <w:iCs/>
                                <w:lang w:val="en-GB"/>
                              </w:rPr>
                            </w:pPr>
                            <w:r>
                              <w:rPr>
                                <w:b/>
                                <w:bCs/>
                                <w:i/>
                                <w:iCs/>
                              </w:rPr>
                              <w:t>Important</w:t>
                            </w:r>
                            <w:r w:rsidRPr="004478B4">
                              <w:rPr>
                                <w:b/>
                                <w:bCs/>
                                <w:i/>
                                <w:iCs/>
                              </w:rPr>
                              <w:t>:</w:t>
                            </w:r>
                            <w:r w:rsidRPr="004478B4">
                              <w:rPr>
                                <w:i/>
                                <w:iCs/>
                              </w:rPr>
                              <w:t xml:space="preserve"> </w:t>
                            </w:r>
                            <w:r>
                              <w:rPr>
                                <w:i/>
                                <w:iCs/>
                              </w:rPr>
                              <w:t xml:space="preserve">The business term assignments are published to the Default catalog as well as to the Information assets view. All other analysis results are </w:t>
                            </w:r>
                            <w:r w:rsidRPr="00163673">
                              <w:rPr>
                                <w:b/>
                                <w:bCs/>
                                <w:i/>
                                <w:iCs/>
                              </w:rPr>
                              <w:t>only</w:t>
                            </w:r>
                            <w:r>
                              <w:rPr>
                                <w:i/>
                                <w:iCs/>
                              </w:rPr>
                              <w:t xml:space="preserve"> published to the Information assets view. The profiling tab of the Default catalog is </w:t>
                            </w:r>
                            <w:r w:rsidRPr="00163673">
                              <w:rPr>
                                <w:b/>
                                <w:bCs/>
                                <w:i/>
                                <w:iCs/>
                              </w:rPr>
                              <w:t>not</w:t>
                            </w:r>
                            <w:r>
                              <w:rPr>
                                <w:i/>
                                <w:iCs/>
                              </w:rPr>
                              <w:t xml:space="preserve"> being updated except for the business terms.</w:t>
                            </w:r>
                            <w:r w:rsidRPr="009B369B">
                              <w:rPr>
                                <w:i/>
                                <w:iCs/>
                                <w:lang w:val="en-GB"/>
                              </w:rPr>
                              <w:t xml:space="preserve"> </w:t>
                            </w:r>
                            <w:r>
                              <w:rPr>
                                <w:i/>
                                <w:iCs/>
                                <w:lang w:val="en-GB"/>
                              </w:rPr>
                              <w:t xml:space="preserve">(See details in chapter </w:t>
                            </w:r>
                            <w:r>
                              <w:rPr>
                                <w:i/>
                                <w:iCs/>
                                <w:lang w:val="en-GB"/>
                              </w:rPr>
                              <w:fldChar w:fldCharType="begin"/>
                            </w:r>
                            <w:r>
                              <w:rPr>
                                <w:i/>
                                <w:iCs/>
                                <w:lang w:val="en-GB"/>
                              </w:rPr>
                              <w:instrText xml:space="preserve"> REF _Ref45096479 \r \h </w:instrText>
                            </w:r>
                            <w:r>
                              <w:rPr>
                                <w:i/>
                                <w:iCs/>
                                <w:lang w:val="en-GB"/>
                              </w:rPr>
                            </w:r>
                            <w:r>
                              <w:rPr>
                                <w:i/>
                                <w:iCs/>
                                <w:lang w:val="en-GB"/>
                              </w:rPr>
                              <w:fldChar w:fldCharType="separate"/>
                            </w:r>
                            <w:r>
                              <w:rPr>
                                <w:i/>
                                <w:iCs/>
                                <w:lang w:val="en-GB"/>
                              </w:rPr>
                              <w:t>6</w:t>
                            </w:r>
                            <w:r>
                              <w:rPr>
                                <w:i/>
                                <w:iCs/>
                                <w:lang w:val="en-GB"/>
                              </w:rPr>
                              <w:fldChar w:fldCharType="end"/>
                            </w:r>
                            <w:r>
                              <w:rPr>
                                <w:i/>
                                <w:iCs/>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E5DE95" id="Text Box 72" o:spid="_x0000_s1044" type="#_x0000_t202" style="width:414.15pt;height:6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" fillcolor="#fbe4d5 [661]" stroked="f" strokeweight=".5pt">
                <v:textbox>
                  <w:txbxContent>
                    <w:p w14:paraId="576CFFF8" w14:textId="56D31584" w:rsidR="00044E9A" w:rsidRPr="009B369B" w:rsidRDefault="00044E9A" w:rsidP="00163673">
                      <w:pPr>
                        <w:rPr>
                          <w:i/>
                          <w:iCs/>
                          <w:lang w:val="en-GB"/>
                        </w:rPr>
                      </w:pPr>
                      <w:r>
                        <w:rPr>
                          <w:b/>
                          <w:bCs/>
                          <w:i/>
                          <w:iCs/>
                        </w:rPr>
                        <w:t>Important</w:t>
                      </w:r>
                      <w:r w:rsidRPr="004478B4">
                        <w:rPr>
                          <w:b/>
                          <w:bCs/>
                          <w:i/>
                          <w:iCs/>
                        </w:rPr>
                        <w:t>:</w:t>
                      </w:r>
                      <w:r w:rsidRPr="004478B4">
                        <w:rPr>
                          <w:i/>
                          <w:iCs/>
                        </w:rPr>
                        <w:t xml:space="preserve"> </w:t>
                      </w:r>
                      <w:r>
                        <w:rPr>
                          <w:i/>
                          <w:iCs/>
                        </w:rPr>
                        <w:t xml:space="preserve">The business term assignments are published to the Default catalog as well as to the Information assets view. All other analysis results are </w:t>
                      </w:r>
                      <w:r w:rsidRPr="00163673">
                        <w:rPr>
                          <w:b/>
                          <w:bCs/>
                          <w:i/>
                          <w:iCs/>
                        </w:rPr>
                        <w:t>only</w:t>
                      </w:r>
                      <w:r>
                        <w:rPr>
                          <w:i/>
                          <w:iCs/>
                        </w:rPr>
                        <w:t xml:space="preserve"> published to the Information assets view. The profiling tab of the Default catalog is </w:t>
                      </w:r>
                      <w:r w:rsidRPr="00163673">
                        <w:rPr>
                          <w:b/>
                          <w:bCs/>
                          <w:i/>
                          <w:iCs/>
                        </w:rPr>
                        <w:t>not</w:t>
                      </w:r>
                      <w:r>
                        <w:rPr>
                          <w:i/>
                          <w:iCs/>
                        </w:rPr>
                        <w:t xml:space="preserve"> being updated except for the business terms.</w:t>
                      </w:r>
                      <w:r w:rsidRPr="009B369B">
                        <w:rPr>
                          <w:i/>
                          <w:iCs/>
                          <w:lang w:val="en-GB"/>
                        </w:rPr>
                        <w:t xml:space="preserve"> </w:t>
                      </w:r>
                      <w:r>
                        <w:rPr>
                          <w:i/>
                          <w:iCs/>
                          <w:lang w:val="en-GB"/>
                        </w:rPr>
                        <w:t xml:space="preserve">(See details in chapter </w:t>
                      </w:r>
                      <w:r>
                        <w:rPr>
                          <w:i/>
                          <w:iCs/>
                          <w:lang w:val="en-GB"/>
                        </w:rPr>
                        <w:fldChar w:fldCharType="begin"/>
                      </w:r>
                      <w:r>
                        <w:rPr>
                          <w:i/>
                          <w:iCs/>
                          <w:lang w:val="en-GB"/>
                        </w:rPr>
                        <w:instrText xml:space="preserve"> REF _Ref45096479 \r \h </w:instrText>
                      </w:r>
                      <w:r>
                        <w:rPr>
                          <w:i/>
                          <w:iCs/>
                          <w:lang w:val="en-GB"/>
                        </w:rPr>
                      </w:r>
                      <w:r>
                        <w:rPr>
                          <w:i/>
                          <w:iCs/>
                          <w:lang w:val="en-GB"/>
                        </w:rPr>
                        <w:fldChar w:fldCharType="separate"/>
                      </w:r>
                      <w:r>
                        <w:rPr>
                          <w:i/>
                          <w:iCs/>
                          <w:lang w:val="en-GB"/>
                        </w:rPr>
                        <w:t>6</w:t>
                      </w:r>
                      <w:r>
                        <w:rPr>
                          <w:i/>
                          <w:iCs/>
                          <w:lang w:val="en-GB"/>
                        </w:rPr>
                        <w:fldChar w:fldCharType="end"/>
                      </w:r>
                      <w:r>
                        <w:rPr>
                          <w:i/>
                          <w:iCs/>
                          <w:lang w:val="en-GB"/>
                        </w:rPr>
                        <w:t>)</w:t>
                      </w:r>
                    </w:p>
                  </w:txbxContent>
                </v:textbox>
                <w10:anchorlock/>
              </v:shape>
            </w:pict>
          </mc:Fallback>
        </mc:AlternateContent>
      </w:r>
    </w:p>
    <w:p w14:paraId="4547FE1F" w14:textId="09B91CC9" w:rsidR="00511598" w:rsidRPr="003629E0" w:rsidRDefault="00B27421" w:rsidP="00511598">
      <w:pPr>
        <w:pStyle w:val="Heading2"/>
      </w:pPr>
      <w:bookmarkStart w:id="46" w:name="_Toc123300995"/>
      <w:r w:rsidRPr="003629E0">
        <w:t>Discovering data:</w:t>
      </w:r>
      <w:r w:rsidR="00511598" w:rsidRPr="003629E0">
        <w:t xml:space="preserve"> Quick</w:t>
      </w:r>
      <w:r w:rsidR="003A4180">
        <w:t xml:space="preserve"> </w:t>
      </w:r>
      <w:r w:rsidR="007254DE">
        <w:t>s</w:t>
      </w:r>
      <w:r w:rsidR="00511598" w:rsidRPr="003629E0">
        <w:t>can</w:t>
      </w:r>
      <w:bookmarkEnd w:id="46"/>
    </w:p>
    <w:p w14:paraId="388E9302" w14:textId="77777777" w:rsidR="00790207" w:rsidRPr="003629E0" w:rsidRDefault="00CE5C7B" w:rsidP="00790207">
      <w:pPr>
        <w:rPr>
          <w:lang w:val="en-US" w:eastAsia="en-US"/>
        </w:rPr>
      </w:pPr>
      <w:r w:rsidRPr="00CE5C7B">
        <w:rPr>
          <w:i/>
          <w:iCs/>
          <w:lang w:val="en-US" w:eastAsia="en-US"/>
        </w:rPr>
        <w:t>Quick scan</w:t>
      </w:r>
      <w:r w:rsidRPr="003629E0">
        <w:rPr>
          <w:lang w:val="en-US" w:eastAsia="en-US"/>
        </w:rPr>
        <w:t xml:space="preserve"> is best suited to get a fast initial analysis of large numbers of tables and files from data sources that you might not be familiar with. </w:t>
      </w:r>
      <w:r w:rsidR="00790207" w:rsidRPr="00CE5C7B">
        <w:rPr>
          <w:lang w:val="en-US" w:eastAsia="en-US"/>
        </w:rPr>
        <w:t xml:space="preserve">Quick </w:t>
      </w:r>
      <w:r w:rsidR="007254DE" w:rsidRPr="00CE5C7B">
        <w:rPr>
          <w:lang w:val="en-US" w:eastAsia="en-US"/>
        </w:rPr>
        <w:t>s</w:t>
      </w:r>
      <w:r w:rsidR="00790207" w:rsidRPr="00CE5C7B">
        <w:rPr>
          <w:lang w:val="en-US" w:eastAsia="en-US"/>
        </w:rPr>
        <w:t xml:space="preserve">can </w:t>
      </w:r>
      <w:r w:rsidR="00790207" w:rsidRPr="003629E0">
        <w:rPr>
          <w:lang w:val="en-US" w:eastAsia="en-US"/>
        </w:rPr>
        <w:t xml:space="preserve">analyzes a sample of each table or file to quickly provide analysis results, including data quality score, automatically assigned data classes and business terms. The source assets are not imported into </w:t>
      </w:r>
      <w:r w:rsidR="00CD5165">
        <w:rPr>
          <w:lang w:val="en-US" w:eastAsia="en-US"/>
        </w:rPr>
        <w:t xml:space="preserve">any </w:t>
      </w:r>
      <w:r w:rsidR="00790207" w:rsidRPr="003629E0">
        <w:rPr>
          <w:lang w:val="en-US" w:eastAsia="en-US"/>
        </w:rPr>
        <w:t xml:space="preserve">catalog during the discovery. However, you can easily add </w:t>
      </w:r>
      <w:r>
        <w:rPr>
          <w:lang w:val="en-US" w:eastAsia="en-US"/>
        </w:rPr>
        <w:t>selected data assets</w:t>
      </w:r>
      <w:r w:rsidR="00790207" w:rsidRPr="003629E0">
        <w:rPr>
          <w:lang w:val="en-US" w:eastAsia="en-US"/>
        </w:rPr>
        <w:t xml:space="preserve"> to </w:t>
      </w:r>
      <w:r>
        <w:rPr>
          <w:lang w:val="en-US" w:eastAsia="en-US"/>
        </w:rPr>
        <w:t xml:space="preserve">one or multiple </w:t>
      </w:r>
      <w:r w:rsidR="00790207" w:rsidRPr="003629E0">
        <w:rPr>
          <w:lang w:val="en-US" w:eastAsia="en-US"/>
        </w:rPr>
        <w:t>catalog</w:t>
      </w:r>
      <w:r>
        <w:rPr>
          <w:lang w:val="en-US" w:eastAsia="en-US"/>
        </w:rPr>
        <w:t>s</w:t>
      </w:r>
      <w:r w:rsidR="00790207" w:rsidRPr="003629E0">
        <w:rPr>
          <w:lang w:val="en-US" w:eastAsia="en-US"/>
        </w:rPr>
        <w:t xml:space="preserve"> later.</w:t>
      </w:r>
    </w:p>
    <w:p w14:paraId="50AA8C97" w14:textId="77777777" w:rsidR="00D526D6" w:rsidRPr="003629E0" w:rsidRDefault="00511598" w:rsidP="00D23E62">
      <w:pPr>
        <w:pStyle w:val="Heading3"/>
      </w:pPr>
      <w:bookmarkStart w:id="47" w:name="_Toc123300996"/>
      <w:r w:rsidRPr="003629E0">
        <w:t>Starting the</w:t>
      </w:r>
      <w:r w:rsidR="00D526D6" w:rsidRPr="003629E0">
        <w:t xml:space="preserve"> </w:t>
      </w:r>
      <w:proofErr w:type="spellStart"/>
      <w:r w:rsidR="00D526D6" w:rsidRPr="003629E0">
        <w:t>QuickScan</w:t>
      </w:r>
      <w:proofErr w:type="spellEnd"/>
      <w:r w:rsidRPr="003629E0">
        <w:t xml:space="preserve"> process</w:t>
      </w:r>
      <w:bookmarkEnd w:id="47"/>
    </w:p>
    <w:p w14:paraId="70DD6024" w14:textId="0A415532" w:rsidR="00F8531D" w:rsidRPr="003629E0" w:rsidRDefault="00F8531D" w:rsidP="00F8531D">
      <w:pPr>
        <w:rPr>
          <w:lang w:val="en-US"/>
        </w:rPr>
      </w:pPr>
      <w:r w:rsidRPr="003629E0">
        <w:rPr>
          <w:rFonts w:eastAsiaTheme="majorEastAsia"/>
          <w:lang w:val="en-US"/>
        </w:rPr>
        <w:t xml:space="preserve">Perform the following steps to run </w:t>
      </w:r>
      <w:r w:rsidRPr="003629E0">
        <w:rPr>
          <w:rFonts w:eastAsiaTheme="majorEastAsia"/>
          <w:i/>
          <w:iCs/>
          <w:lang w:val="en-US"/>
        </w:rPr>
        <w:t>Quick</w:t>
      </w:r>
      <w:r w:rsidR="00DC6980">
        <w:rPr>
          <w:rFonts w:eastAsiaTheme="majorEastAsia"/>
          <w:i/>
          <w:iCs/>
          <w:lang w:val="en-US"/>
        </w:rPr>
        <w:t xml:space="preserve"> </w:t>
      </w:r>
      <w:r w:rsidR="007254DE">
        <w:rPr>
          <w:rFonts w:eastAsiaTheme="majorEastAsia"/>
          <w:i/>
          <w:iCs/>
          <w:lang w:val="en-US"/>
        </w:rPr>
        <w:t>s</w:t>
      </w:r>
      <w:r w:rsidRPr="003629E0">
        <w:rPr>
          <w:rFonts w:eastAsiaTheme="majorEastAsia"/>
          <w:i/>
          <w:iCs/>
          <w:lang w:val="en-US"/>
        </w:rPr>
        <w:t>can</w:t>
      </w:r>
      <w:r w:rsidR="00DC6980">
        <w:rPr>
          <w:rFonts w:eastAsiaTheme="majorEastAsia"/>
          <w:i/>
          <w:iCs/>
          <w:lang w:val="en-US"/>
        </w:rPr>
        <w:t xml:space="preserve"> </w:t>
      </w:r>
      <w:r w:rsidR="00DC6980" w:rsidRPr="00DC6980">
        <w:rPr>
          <w:rFonts w:eastAsiaTheme="majorEastAsia"/>
          <w:lang w:val="en-US"/>
        </w:rPr>
        <w:t>on</w:t>
      </w:r>
      <w:r w:rsidR="00DC6980">
        <w:rPr>
          <w:rFonts w:eastAsiaTheme="majorEastAsia"/>
          <w:i/>
          <w:iCs/>
          <w:lang w:val="en-US"/>
        </w:rPr>
        <w:t xml:space="preserve"> </w:t>
      </w:r>
      <w:r w:rsidR="00DC6980">
        <w:rPr>
          <w:rFonts w:eastAsiaTheme="majorEastAsia"/>
          <w:lang w:val="en-US"/>
        </w:rPr>
        <w:t xml:space="preserve">a </w:t>
      </w:r>
      <w:r w:rsidR="00256D72">
        <w:rPr>
          <w:rFonts w:eastAsiaTheme="majorEastAsia"/>
          <w:lang w:val="en-US"/>
        </w:rPr>
        <w:t>database schema</w:t>
      </w:r>
      <w:r w:rsidRPr="003629E0">
        <w:rPr>
          <w:rFonts w:eastAsiaTheme="majorEastAsia"/>
          <w:lang w:val="en-US"/>
        </w:rPr>
        <w:t>:</w:t>
      </w:r>
    </w:p>
    <w:p w14:paraId="77BE34CB" w14:textId="1905F482" w:rsidR="00D526D6" w:rsidRPr="003629E0" w:rsidRDefault="00D526D6" w:rsidP="00D526D6">
      <w:pPr>
        <w:pStyle w:val="ListParagraph"/>
        <w:numPr>
          <w:ilvl w:val="0"/>
          <w:numId w:val="11"/>
        </w:numPr>
      </w:pPr>
      <w:r w:rsidRPr="003629E0">
        <w:t xml:space="preserve">In the main menu, navigate to </w:t>
      </w:r>
      <w:r w:rsidR="00EC1BEB">
        <w:rPr>
          <w:b/>
          <w:bCs/>
          <w:i/>
          <w:iCs/>
        </w:rPr>
        <w:t>Governance</w:t>
      </w:r>
      <w:r w:rsidRPr="003629E0">
        <w:rPr>
          <w:b/>
          <w:bCs/>
          <w:i/>
          <w:iCs/>
        </w:rPr>
        <w:t xml:space="preserve"> -&gt; Data discovery</w:t>
      </w:r>
      <w:r w:rsidRPr="003629E0">
        <w:rPr>
          <w:i/>
          <w:iCs/>
        </w:rPr>
        <w:t>.</w:t>
      </w:r>
    </w:p>
    <w:p w14:paraId="56FC495B" w14:textId="5E24B6BB" w:rsidR="00D526D6" w:rsidRPr="003629E0" w:rsidRDefault="00D526D6" w:rsidP="00D526D6">
      <w:pPr>
        <w:pStyle w:val="ListParagraph"/>
        <w:numPr>
          <w:ilvl w:val="0"/>
          <w:numId w:val="11"/>
        </w:numPr>
      </w:pPr>
      <w:r w:rsidRPr="003629E0">
        <w:t xml:space="preserve">At the top of the screen, select </w:t>
      </w:r>
      <w:r w:rsidRPr="003629E0">
        <w:rPr>
          <w:b/>
          <w:bCs/>
          <w:i/>
          <w:iCs/>
        </w:rPr>
        <w:t>New discovery job -&gt; Quick</w:t>
      </w:r>
      <w:r w:rsidR="0050364B">
        <w:rPr>
          <w:b/>
          <w:bCs/>
          <w:i/>
          <w:iCs/>
        </w:rPr>
        <w:t xml:space="preserve"> s</w:t>
      </w:r>
      <w:r w:rsidRPr="003629E0">
        <w:rPr>
          <w:b/>
          <w:bCs/>
          <w:i/>
          <w:iCs/>
        </w:rPr>
        <w:t>can</w:t>
      </w:r>
      <w:r w:rsidR="00A55C1C">
        <w:rPr>
          <w:b/>
          <w:bCs/>
          <w:i/>
          <w:iCs/>
        </w:rPr>
        <w:t xml:space="preserve"> </w:t>
      </w:r>
      <w:r w:rsidR="00A55C1C">
        <w:t>in the upper right corner of the screen</w:t>
      </w:r>
      <w:r w:rsidRPr="003629E0">
        <w:t>.</w:t>
      </w:r>
    </w:p>
    <w:p w14:paraId="2796FA68" w14:textId="74CB607C" w:rsidR="00D526D6" w:rsidRPr="003629E0" w:rsidRDefault="00D526D6" w:rsidP="00E35E10">
      <w:pPr>
        <w:pStyle w:val="ListParagraph"/>
        <w:numPr>
          <w:ilvl w:val="0"/>
          <w:numId w:val="11"/>
        </w:numPr>
      </w:pPr>
      <w:r w:rsidRPr="003629E0">
        <w:t xml:space="preserve">Under </w:t>
      </w:r>
      <w:r w:rsidRPr="003629E0">
        <w:rPr>
          <w:i/>
          <w:iCs/>
        </w:rPr>
        <w:t>Connection</w:t>
      </w:r>
      <w:r w:rsidRPr="003629E0">
        <w:t xml:space="preserve">, </w:t>
      </w:r>
      <w:r w:rsidR="009133BB">
        <w:t xml:space="preserve">click on </w:t>
      </w:r>
      <w:r w:rsidR="009133BB">
        <w:rPr>
          <w:b/>
          <w:bCs/>
          <w:i/>
          <w:iCs/>
        </w:rPr>
        <w:t>Select a connection</w:t>
      </w:r>
      <w:r w:rsidR="009133BB">
        <w:t xml:space="preserve"> and </w:t>
      </w:r>
      <w:r w:rsidRPr="003629E0">
        <w:t xml:space="preserve">select your </w:t>
      </w:r>
      <w:r w:rsidR="006B786F">
        <w:t xml:space="preserve">connection </w:t>
      </w:r>
      <w:r w:rsidR="006B786F" w:rsidRPr="006B786F">
        <w:rPr>
          <w:b/>
          <w:bCs/>
          <w:i/>
          <w:iCs/>
        </w:rPr>
        <w:t>“WKC workshop &lt;your id&gt;”</w:t>
      </w:r>
      <w:r w:rsidR="006B786F">
        <w:t xml:space="preserve">. </w:t>
      </w:r>
      <w:r w:rsidR="00E35E10">
        <w:t>(</w:t>
      </w:r>
      <w:r w:rsidR="006B786F">
        <w:t xml:space="preserve">If you have not used this connection for data discovery before you need to add it first by selecting </w:t>
      </w:r>
      <w:r w:rsidR="006B786F" w:rsidRPr="006B786F">
        <w:rPr>
          <w:i/>
          <w:iCs/>
        </w:rPr>
        <w:t>Find or add connection</w:t>
      </w:r>
      <w:r w:rsidR="006B786F">
        <w:t>.</w:t>
      </w:r>
      <w:r w:rsidR="00E35E10">
        <w:t xml:space="preserve"> Refer to the corresponding information in section </w:t>
      </w:r>
      <w:r w:rsidR="00E35E10">
        <w:fldChar w:fldCharType="begin"/>
      </w:r>
      <w:r w:rsidR="00E35E10">
        <w:instrText xml:space="preserve"> REF _Ref62331021 \n \h </w:instrText>
      </w:r>
      <w:r w:rsidR="00E35E10">
        <w:fldChar w:fldCharType="separate"/>
      </w:r>
      <w:r w:rsidR="00044E9A">
        <w:t>5.2.1</w:t>
      </w:r>
      <w:r w:rsidR="00E35E10">
        <w:fldChar w:fldCharType="end"/>
      </w:r>
      <w:r w:rsidR="00E35E10">
        <w:t>)</w:t>
      </w:r>
    </w:p>
    <w:p w14:paraId="2A5B5EE0" w14:textId="77777777" w:rsidR="000744D4" w:rsidRDefault="00D526D6" w:rsidP="00D526D6">
      <w:pPr>
        <w:pStyle w:val="ListParagraph"/>
        <w:numPr>
          <w:ilvl w:val="0"/>
          <w:numId w:val="11"/>
        </w:numPr>
      </w:pPr>
      <w:r w:rsidRPr="003629E0">
        <w:t xml:space="preserve">For </w:t>
      </w:r>
      <w:r w:rsidRPr="003629E0">
        <w:rPr>
          <w:i/>
          <w:iCs/>
        </w:rPr>
        <w:t>Discovery root</w:t>
      </w:r>
      <w:r w:rsidRPr="003629E0">
        <w:t xml:space="preserve">, click on the </w:t>
      </w:r>
      <w:r w:rsidRPr="003629E0">
        <w:rPr>
          <w:b/>
          <w:bCs/>
          <w:i/>
          <w:iCs/>
        </w:rPr>
        <w:t>Browse</w:t>
      </w:r>
      <w:r w:rsidRPr="003629E0">
        <w:t xml:space="preserve"> button, </w:t>
      </w:r>
      <w:r w:rsidR="000744D4">
        <w:t xml:space="preserve">expand the CPD database by clicking on the </w:t>
      </w:r>
      <w:r w:rsidR="000744D4" w:rsidRPr="000744D4">
        <w:rPr>
          <w:i/>
          <w:iCs/>
        </w:rPr>
        <w:t>Open</w:t>
      </w:r>
      <w:r w:rsidR="000744D4">
        <w:t xml:space="preserve"> icon (</w:t>
      </w:r>
      <w:r w:rsidR="000744D4" w:rsidRPr="000744D4">
        <w:rPr>
          <w:rFonts w:cs="Times New Roman (Body CS)"/>
          <w:noProof/>
          <w:position w:val="-2"/>
        </w:rPr>
        <w:drawing>
          <wp:inline distT="0" distB="0" distL="0" distR="0" wp14:anchorId="44B5533C" wp14:editId="7B46EC93">
            <wp:extent cx="88900" cy="1143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8900" cy="114300"/>
                    </a:xfrm>
                    <a:prstGeom prst="rect">
                      <a:avLst/>
                    </a:prstGeom>
                  </pic:spPr>
                </pic:pic>
              </a:graphicData>
            </a:graphic>
          </wp:inline>
        </w:drawing>
      </w:r>
      <w:r w:rsidR="000744D4">
        <w:t>) in front of the database name</w:t>
      </w:r>
    </w:p>
    <w:p w14:paraId="66113328" w14:textId="43060D4F" w:rsidR="00D526D6" w:rsidRPr="003629E0" w:rsidRDefault="000744D4" w:rsidP="00D526D6">
      <w:pPr>
        <w:pStyle w:val="ListParagraph"/>
        <w:numPr>
          <w:ilvl w:val="0"/>
          <w:numId w:val="11"/>
        </w:numPr>
      </w:pPr>
      <w:r>
        <w:t>S</w:t>
      </w:r>
      <w:r w:rsidR="00D526D6" w:rsidRPr="003629E0">
        <w:t xml:space="preserve">elect schema </w:t>
      </w:r>
      <w:r w:rsidR="005C1AF6" w:rsidRPr="000744D4">
        <w:rPr>
          <w:b/>
          <w:bCs/>
          <w:i/>
          <w:iCs/>
        </w:rPr>
        <w:t>DB2INST1</w:t>
      </w:r>
      <w:r w:rsidR="00D526D6" w:rsidRPr="003629E0">
        <w:t xml:space="preserve"> from the list</w:t>
      </w:r>
      <w:r>
        <w:t xml:space="preserve"> </w:t>
      </w:r>
      <w:r w:rsidR="00D526D6" w:rsidRPr="003629E0">
        <w:t xml:space="preserve">and click </w:t>
      </w:r>
      <w:r w:rsidR="00D526D6" w:rsidRPr="000744D4">
        <w:rPr>
          <w:b/>
          <w:bCs/>
          <w:i/>
          <w:iCs/>
        </w:rPr>
        <w:t>Select</w:t>
      </w:r>
      <w:r w:rsidR="00D526D6" w:rsidRPr="003629E0">
        <w:t>. This will populate the Discovery root parameter with “schema[</w:t>
      </w:r>
      <w:r w:rsidR="005C1AF6" w:rsidRPr="003629E0">
        <w:t>CPD</w:t>
      </w:r>
      <w:r w:rsidR="00D526D6" w:rsidRPr="003629E0">
        <w:t>|</w:t>
      </w:r>
      <w:r w:rsidR="005C1AF6" w:rsidRPr="003629E0">
        <w:t>DB2INST1</w:t>
      </w:r>
      <w:r w:rsidR="00D526D6" w:rsidRPr="003629E0">
        <w:t>]”.</w:t>
      </w:r>
      <w:r w:rsidR="00687E2A" w:rsidRPr="003629E0">
        <w:br/>
      </w:r>
      <w:r w:rsidR="00687E2A" w:rsidRPr="003629E0">
        <w:rPr>
          <w:noProof/>
        </w:rPr>
        <mc:AlternateContent>
          <mc:Choice Requires="wps">
            <w:drawing>
              <wp:inline distT="0" distB="0" distL="0" distR="0" wp14:anchorId="7E0DBBB3" wp14:editId="6FE6B0C5">
                <wp:extent cx="5259600" cy="287383"/>
                <wp:effectExtent l="0" t="0" r="0" b="5080"/>
                <wp:docPr id="78" name="Text Box 78"/>
                <wp:cNvGraphicFramePr/>
                <a:graphic xmlns:a="http://schemas.openxmlformats.org/drawingml/2006/main">
                  <a:graphicData uri="http://schemas.microsoft.com/office/word/2010/wordprocessingShape">
                    <wps:wsp>
                      <wps:cNvSpPr txBox="1"/>
                      <wps:spPr>
                        <a:xfrm>
                          <a:off x="0" y="0"/>
                          <a:ext cx="5259600" cy="287383"/>
                        </a:xfrm>
                        <a:prstGeom prst="rect">
                          <a:avLst/>
                        </a:prstGeom>
                        <a:solidFill>
                          <a:schemeClr val="accent1">
                            <a:lumMod val="20000"/>
                            <a:lumOff val="80000"/>
                          </a:schemeClr>
                        </a:solidFill>
                        <a:ln w="6350">
                          <a:noFill/>
                        </a:ln>
                      </wps:spPr>
                      <wps:txbx>
                        <w:txbxContent>
                          <w:p w14:paraId="424359F5" w14:textId="77777777" w:rsidR="00044E9A" w:rsidRPr="004478B4" w:rsidRDefault="00044E9A" w:rsidP="00687E2A">
                            <w:pPr>
                              <w:rPr>
                                <w:i/>
                                <w:iCs/>
                                <w:color w:val="000000" w:themeColor="text1"/>
                              </w:rPr>
                            </w:pPr>
                            <w:r>
                              <w:rPr>
                                <w:b/>
                                <w:bCs/>
                                <w:i/>
                                <w:iCs/>
                              </w:rPr>
                              <w:t>Note</w:t>
                            </w:r>
                            <w:r w:rsidRPr="004478B4">
                              <w:rPr>
                                <w:b/>
                                <w:bCs/>
                                <w:i/>
                                <w:iCs/>
                              </w:rPr>
                              <w:t>:</w:t>
                            </w:r>
                            <w:r w:rsidRPr="004478B4">
                              <w:rPr>
                                <w:i/>
                                <w:iCs/>
                              </w:rPr>
                              <w:t xml:space="preserve"> </w:t>
                            </w:r>
                            <w:r>
                              <w:rPr>
                                <w:i/>
                                <w:iCs/>
                              </w:rPr>
                              <w:t>Y</w:t>
                            </w:r>
                            <w:r w:rsidRPr="00687E2A">
                              <w:rPr>
                                <w:i/>
                                <w:iCs/>
                              </w:rPr>
                              <w:t>ou cannot run QuickScan on individual data sets but only on 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DBBB3" id="Text Box 78" o:spid="_x0000_s1045" type="#_x0000_t202" style="width:414.15pt;height:2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" fillcolor="#d9e2f3 [660]" stroked="f" strokeweight=".5pt">
                <v:textbox>
                  <w:txbxContent>
                    <w:p w14:paraId="424359F5" w14:textId="77777777" w:rsidR="00044E9A" w:rsidRPr="004478B4" w:rsidRDefault="00044E9A" w:rsidP="00687E2A">
                      <w:pPr>
                        <w:rPr>
                          <w:i/>
                          <w:iCs/>
                          <w:color w:val="000000" w:themeColor="text1"/>
                        </w:rPr>
                      </w:pPr>
                      <w:r>
                        <w:rPr>
                          <w:b/>
                          <w:bCs/>
                          <w:i/>
                          <w:iCs/>
                        </w:rPr>
                        <w:t>Note</w:t>
                      </w:r>
                      <w:r w:rsidRPr="004478B4">
                        <w:rPr>
                          <w:b/>
                          <w:bCs/>
                          <w:i/>
                          <w:iCs/>
                        </w:rPr>
                        <w:t>:</w:t>
                      </w:r>
                      <w:r w:rsidRPr="004478B4">
                        <w:rPr>
                          <w:i/>
                          <w:iCs/>
                        </w:rPr>
                        <w:t xml:space="preserve"> </w:t>
                      </w:r>
                      <w:r>
                        <w:rPr>
                          <w:i/>
                          <w:iCs/>
                        </w:rPr>
                        <w:t>Y</w:t>
                      </w:r>
                      <w:r w:rsidRPr="00687E2A">
                        <w:rPr>
                          <w:i/>
                          <w:iCs/>
                        </w:rPr>
                        <w:t>ou cannot run QuickScan on individual data sets but only on schemas.</w:t>
                      </w:r>
                    </w:p>
                  </w:txbxContent>
                </v:textbox>
                <w10:anchorlock/>
              </v:shape>
            </w:pict>
          </mc:Fallback>
        </mc:AlternateContent>
      </w:r>
    </w:p>
    <w:p w14:paraId="1D70D438" w14:textId="0940EB7A" w:rsidR="00914777" w:rsidRDefault="00914777" w:rsidP="00914777">
      <w:pPr>
        <w:pStyle w:val="ListParagraph"/>
        <w:numPr>
          <w:ilvl w:val="0"/>
          <w:numId w:val="11"/>
        </w:numPr>
      </w:pPr>
      <w:r w:rsidRPr="003629E0">
        <w:lastRenderedPageBreak/>
        <w:t xml:space="preserve">In the </w:t>
      </w:r>
      <w:r w:rsidRPr="003629E0">
        <w:rPr>
          <w:i/>
          <w:iCs/>
        </w:rPr>
        <w:t>Project</w:t>
      </w:r>
      <w:r w:rsidRPr="003629E0">
        <w:t xml:space="preserve"> field, select </w:t>
      </w:r>
      <w:r w:rsidRPr="003629E0">
        <w:rPr>
          <w:b/>
          <w:bCs/>
          <w:i/>
          <w:iCs/>
        </w:rPr>
        <w:t>Add a project</w:t>
      </w:r>
      <w:r w:rsidRPr="003629E0">
        <w:t xml:space="preserve">, enter </w:t>
      </w:r>
      <w:r w:rsidRPr="003629E0">
        <w:rPr>
          <w:i/>
          <w:iCs/>
        </w:rPr>
        <w:t>Name</w:t>
      </w:r>
      <w:r w:rsidRPr="003629E0">
        <w:t xml:space="preserve"> </w:t>
      </w:r>
      <w:r w:rsidRPr="0045051C">
        <w:rPr>
          <w:b/>
          <w:bCs/>
          <w:i/>
          <w:iCs/>
        </w:rPr>
        <w:t>“Quick scan project - &lt;your id&gt;”</w:t>
      </w:r>
      <w:r w:rsidRPr="003629E0">
        <w:t>, e.g. “Quick</w:t>
      </w:r>
      <w:r>
        <w:t xml:space="preserve"> s</w:t>
      </w:r>
      <w:r w:rsidRPr="003629E0">
        <w:t xml:space="preserve">can project - </w:t>
      </w:r>
      <w:proofErr w:type="spellStart"/>
      <w:r w:rsidRPr="003629E0">
        <w:t>robkern</w:t>
      </w:r>
      <w:proofErr w:type="spellEnd"/>
      <w:r w:rsidRPr="003629E0">
        <w:t>”</w:t>
      </w:r>
      <w:r w:rsidR="00A04A50">
        <w:t xml:space="preserve">, </w:t>
      </w:r>
      <w:r w:rsidRPr="003629E0">
        <w:t xml:space="preserve">and </w:t>
      </w:r>
      <w:r w:rsidR="00A04A50">
        <w:t xml:space="preserve">confirm by clicking </w:t>
      </w:r>
      <w:r w:rsidRPr="003629E0">
        <w:rPr>
          <w:b/>
          <w:bCs/>
          <w:i/>
          <w:iCs/>
        </w:rPr>
        <w:t>Create</w:t>
      </w:r>
      <w:r w:rsidRPr="003629E0">
        <w:t>.</w:t>
      </w:r>
      <w:r w:rsidR="008943F1">
        <w:br/>
      </w:r>
      <w:r w:rsidR="008943F1" w:rsidRPr="003629E0">
        <w:rPr>
          <w:noProof/>
        </w:rPr>
        <mc:AlternateContent>
          <mc:Choice Requires="wps">
            <w:drawing>
              <wp:inline distT="0" distB="0" distL="0" distR="0" wp14:anchorId="02C5248B" wp14:editId="38955D48">
                <wp:extent cx="5259600" cy="1140107"/>
                <wp:effectExtent l="0" t="0" r="0" b="3175"/>
                <wp:docPr id="115" name="Text Box 115"/>
                <wp:cNvGraphicFramePr/>
                <a:graphic xmlns:a="http://schemas.openxmlformats.org/drawingml/2006/main">
                  <a:graphicData uri="http://schemas.microsoft.com/office/word/2010/wordprocessingShape">
                    <wps:wsp>
                      <wps:cNvSpPr txBox="1"/>
                      <wps:spPr>
                        <a:xfrm>
                          <a:off x="0" y="0"/>
                          <a:ext cx="5259600" cy="1140107"/>
                        </a:xfrm>
                        <a:prstGeom prst="rect">
                          <a:avLst/>
                        </a:prstGeom>
                        <a:solidFill>
                          <a:schemeClr val="accent2">
                            <a:lumMod val="20000"/>
                            <a:lumOff val="80000"/>
                          </a:schemeClr>
                        </a:solidFill>
                        <a:ln w="6350">
                          <a:noFill/>
                        </a:ln>
                      </wps:spPr>
                      <wps:txbx>
                        <w:txbxContent>
                          <w:p w14:paraId="630BB402" w14:textId="6076315F" w:rsidR="00044E9A" w:rsidRPr="009B369B" w:rsidRDefault="00044E9A" w:rsidP="008943F1">
                            <w:pPr>
                              <w:rPr>
                                <w:i/>
                                <w:iCs/>
                                <w:lang w:val="en-GB"/>
                              </w:rPr>
                            </w:pPr>
                            <w:r>
                              <w:rPr>
                                <w:b/>
                                <w:bCs/>
                                <w:i/>
                                <w:iCs/>
                              </w:rPr>
                              <w:t>Important</w:t>
                            </w:r>
                            <w:r w:rsidRPr="004478B4">
                              <w:rPr>
                                <w:b/>
                                <w:bCs/>
                                <w:i/>
                                <w:iCs/>
                              </w:rPr>
                              <w:t>:</w:t>
                            </w:r>
                            <w:r w:rsidRPr="004478B4">
                              <w:rPr>
                                <w:i/>
                                <w:iCs/>
                              </w:rPr>
                              <w:t xml:space="preserve"> </w:t>
                            </w:r>
                            <w:r w:rsidRPr="008943F1">
                              <w:rPr>
                                <w:i/>
                                <w:iCs/>
                              </w:rPr>
                              <w:t>This project serves as a working area</w:t>
                            </w:r>
                            <w:r w:rsidRPr="008943F1">
                              <w:rPr>
                                <w:i/>
                                <w:iCs/>
                                <w:lang w:val="en-US"/>
                              </w:rPr>
                              <w:t xml:space="preserve"> but t</w:t>
                            </w:r>
                            <w:r>
                              <w:rPr>
                                <w:i/>
                                <w:iCs/>
                                <w:lang w:val="en-US"/>
                              </w:rPr>
                              <w:t xml:space="preserve">he </w:t>
                            </w:r>
                            <w:r w:rsidRPr="008943F1">
                              <w:rPr>
                                <w:i/>
                                <w:iCs/>
                              </w:rPr>
                              <w:t>discovered assets are not visible in the selected project and cannot be accessed there</w:t>
                            </w:r>
                            <w:r w:rsidRPr="008943F1">
                              <w:rPr>
                                <w:i/>
                                <w:iCs/>
                                <w:lang w:val="en-US"/>
                              </w:rPr>
                              <w:t xml:space="preserve">. </w:t>
                            </w:r>
                            <w:r w:rsidRPr="008943F1">
                              <w:rPr>
                                <w:i/>
                                <w:iCs/>
                              </w:rPr>
                              <w:t xml:space="preserve">They be accessed from the quick scan results only. </w:t>
                            </w:r>
                            <w:r>
                              <w:rPr>
                                <w:i/>
                                <w:iCs/>
                                <w:lang w:val="en-US"/>
                              </w:rPr>
                              <w:t>The aim of the project is to manage access to the Quick scan results and to define their lifecycle</w:t>
                            </w:r>
                            <w:r w:rsidRPr="008943F1">
                              <w:rPr>
                                <w:i/>
                                <w:iCs/>
                              </w:rPr>
                              <w:t xml:space="preserve">. Only collaborators in the project have access to the quick scan job and the results. When a project is deleted, all </w:t>
                            </w:r>
                            <w:r w:rsidRPr="00CE5C7B">
                              <w:rPr>
                                <w:i/>
                                <w:iCs/>
                                <w:lang w:val="en-US"/>
                              </w:rPr>
                              <w:t>Q</w:t>
                            </w:r>
                            <w:r w:rsidRPr="008943F1">
                              <w:rPr>
                                <w:i/>
                                <w:iCs/>
                              </w:rPr>
                              <w:t>uick scan jobs tied it are also deleted.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2C5248B" id="Text Box 115" o:spid="_x0000_s1046" type="#_x0000_t202" style="width:414.15pt;height: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" fillcolor="#fbe4d5 [661]" stroked="f" strokeweight=".5pt">
                <v:textbox>
                  <w:txbxContent>
                    <w:p w14:paraId="630BB402" w14:textId="6076315F" w:rsidR="00044E9A" w:rsidRPr="009B369B" w:rsidRDefault="00044E9A" w:rsidP="008943F1">
                      <w:pPr>
                        <w:rPr>
                          <w:i/>
                          <w:iCs/>
                          <w:lang w:val="en-GB"/>
                        </w:rPr>
                      </w:pPr>
                      <w:r>
                        <w:rPr>
                          <w:b/>
                          <w:bCs/>
                          <w:i/>
                          <w:iCs/>
                        </w:rPr>
                        <w:t>Important</w:t>
                      </w:r>
                      <w:r w:rsidRPr="004478B4">
                        <w:rPr>
                          <w:b/>
                          <w:bCs/>
                          <w:i/>
                          <w:iCs/>
                        </w:rPr>
                        <w:t>:</w:t>
                      </w:r>
                      <w:r w:rsidRPr="004478B4">
                        <w:rPr>
                          <w:i/>
                          <w:iCs/>
                        </w:rPr>
                        <w:t xml:space="preserve"> </w:t>
                      </w:r>
                      <w:r w:rsidRPr="008943F1">
                        <w:rPr>
                          <w:i/>
                          <w:iCs/>
                        </w:rPr>
                        <w:t>This project serves as a working area</w:t>
                      </w:r>
                      <w:r w:rsidRPr="008943F1">
                        <w:rPr>
                          <w:i/>
                          <w:iCs/>
                          <w:lang w:val="en-US"/>
                        </w:rPr>
                        <w:t xml:space="preserve"> but t</w:t>
                      </w:r>
                      <w:r>
                        <w:rPr>
                          <w:i/>
                          <w:iCs/>
                          <w:lang w:val="en-US"/>
                        </w:rPr>
                        <w:t xml:space="preserve">he </w:t>
                      </w:r>
                      <w:r w:rsidRPr="008943F1">
                        <w:rPr>
                          <w:i/>
                          <w:iCs/>
                        </w:rPr>
                        <w:t>discovered assets are not visible in the selected project and cannot be accessed there</w:t>
                      </w:r>
                      <w:r w:rsidRPr="008943F1">
                        <w:rPr>
                          <w:i/>
                          <w:iCs/>
                          <w:lang w:val="en-US"/>
                        </w:rPr>
                        <w:t xml:space="preserve">. </w:t>
                      </w:r>
                      <w:r w:rsidRPr="008943F1">
                        <w:rPr>
                          <w:i/>
                          <w:iCs/>
                        </w:rPr>
                        <w:t xml:space="preserve">They be accessed from the quick scan results only. </w:t>
                      </w:r>
                      <w:r>
                        <w:rPr>
                          <w:i/>
                          <w:iCs/>
                          <w:lang w:val="en-US"/>
                        </w:rPr>
                        <w:t>The aim of the project is to manage access to the Quick scan results and to define their lifecycle</w:t>
                      </w:r>
                      <w:r w:rsidRPr="008943F1">
                        <w:rPr>
                          <w:i/>
                          <w:iCs/>
                        </w:rPr>
                        <w:t xml:space="preserve">. Only collaborators in the project have access to the quick scan job and the results. When a project is deleted, all </w:t>
                      </w:r>
                      <w:r w:rsidRPr="00CE5C7B">
                        <w:rPr>
                          <w:i/>
                          <w:iCs/>
                          <w:lang w:val="en-US"/>
                        </w:rPr>
                        <w:t>Q</w:t>
                      </w:r>
                      <w:r w:rsidRPr="008943F1">
                        <w:rPr>
                          <w:i/>
                          <w:iCs/>
                        </w:rPr>
                        <w:t>uick scan jobs tied it are also deleted.</w:t>
                      </w:r>
                    </w:p>
                  </w:txbxContent>
                </v:textbox>
                <w10:anchorlock/>
              </v:shape>
            </w:pict>
          </mc:Fallback>
        </mc:AlternateContent>
      </w:r>
    </w:p>
    <w:p w14:paraId="245EA0D1" w14:textId="7899AE93" w:rsidR="00D526D6" w:rsidRPr="003629E0" w:rsidRDefault="00D526D6" w:rsidP="00914777">
      <w:pPr>
        <w:pStyle w:val="ListParagraph"/>
        <w:numPr>
          <w:ilvl w:val="0"/>
          <w:numId w:val="11"/>
        </w:numPr>
      </w:pPr>
      <w:r w:rsidRPr="003629E0">
        <w:t xml:space="preserve">In the </w:t>
      </w:r>
      <w:r w:rsidRPr="003629E0">
        <w:rPr>
          <w:i/>
          <w:iCs/>
        </w:rPr>
        <w:t>Discovery options</w:t>
      </w:r>
      <w:r w:rsidRPr="003629E0">
        <w:t xml:space="preserve"> section, </w:t>
      </w:r>
      <w:r w:rsidR="00600AF1" w:rsidRPr="003629E0">
        <w:t>keep the defaults</w:t>
      </w:r>
      <w:r w:rsidR="000D4EA0">
        <w:t xml:space="preserve"> and click </w:t>
      </w:r>
      <w:r w:rsidR="000D4EA0">
        <w:rPr>
          <w:b/>
          <w:bCs/>
        </w:rPr>
        <w:t xml:space="preserve">Discover. </w:t>
      </w:r>
      <w:r w:rsidR="00003EBB">
        <w:br/>
      </w:r>
      <w:r w:rsidR="00003EBB" w:rsidRPr="003629E0">
        <w:rPr>
          <w:noProof/>
        </w:rPr>
        <mc:AlternateContent>
          <mc:Choice Requires="wps">
            <w:drawing>
              <wp:inline distT="0" distB="0" distL="0" distR="0" wp14:anchorId="667AD9F1" wp14:editId="448FCB6F">
                <wp:extent cx="5259600" cy="607671"/>
                <wp:effectExtent l="0" t="0" r="0" b="2540"/>
                <wp:docPr id="106" name="Text Box 106"/>
                <wp:cNvGraphicFramePr/>
                <a:graphic xmlns:a="http://schemas.openxmlformats.org/drawingml/2006/main">
                  <a:graphicData uri="http://schemas.microsoft.com/office/word/2010/wordprocessingShape">
                    <wps:wsp>
                      <wps:cNvSpPr txBox="1"/>
                      <wps:spPr>
                        <a:xfrm>
                          <a:off x="0" y="0"/>
                          <a:ext cx="5259600" cy="607671"/>
                        </a:xfrm>
                        <a:prstGeom prst="rect">
                          <a:avLst/>
                        </a:prstGeom>
                        <a:solidFill>
                          <a:schemeClr val="accent1">
                            <a:lumMod val="20000"/>
                            <a:lumOff val="80000"/>
                          </a:schemeClr>
                        </a:solidFill>
                        <a:ln w="6350">
                          <a:noFill/>
                        </a:ln>
                      </wps:spPr>
                      <wps:txbx>
                        <w:txbxContent>
                          <w:p w14:paraId="46A66D81" w14:textId="7ECDA81B" w:rsidR="00044E9A" w:rsidRPr="00003EBB" w:rsidRDefault="00044E9A" w:rsidP="00003EBB">
                            <w:pPr>
                              <w:rPr>
                                <w:i/>
                                <w:iCs/>
                                <w:lang w:val="en-US"/>
                              </w:rPr>
                            </w:pPr>
                            <w:r>
                              <w:rPr>
                                <w:b/>
                                <w:bCs/>
                                <w:i/>
                                <w:iCs/>
                              </w:rPr>
                              <w:t>Note</w:t>
                            </w:r>
                            <w:r w:rsidRPr="004478B4">
                              <w:rPr>
                                <w:b/>
                                <w:bCs/>
                                <w:i/>
                                <w:iCs/>
                              </w:rPr>
                              <w:t>:</w:t>
                            </w:r>
                            <w:r w:rsidRPr="004478B4">
                              <w:rPr>
                                <w:i/>
                                <w:iCs/>
                              </w:rPr>
                              <w:t xml:space="preserve"> </w:t>
                            </w:r>
                            <w:r>
                              <w:rPr>
                                <w:i/>
                                <w:iCs/>
                                <w:lang w:val="en-US"/>
                              </w:rPr>
                              <w:t>For the sake of</w:t>
                            </w:r>
                            <w:r w:rsidRPr="00003EBB">
                              <w:rPr>
                                <w:i/>
                                <w:iCs/>
                                <w:lang w:val="en-US"/>
                              </w:rPr>
                              <w:t xml:space="preserve"> performance</w:t>
                            </w:r>
                            <w:r>
                              <w:rPr>
                                <w:i/>
                                <w:iCs/>
                                <w:lang w:val="en-US"/>
                              </w:rPr>
                              <w:t>, Quick scan always operates on a sample of the data. The sample size can be specified in field</w:t>
                            </w:r>
                            <w:r w:rsidRPr="00003EBB">
                              <w:rPr>
                                <w:i/>
                                <w:iCs/>
                                <w:lang w:val="en-US"/>
                              </w:rPr>
                              <w:t xml:space="preserve"> “</w:t>
                            </w:r>
                            <w:r w:rsidRPr="00003EBB">
                              <w:rPr>
                                <w:i/>
                                <w:iCs/>
                              </w:rPr>
                              <w:t>The maximum number of records included in the data set sample</w:t>
                            </w:r>
                            <w:r w:rsidRPr="00003EBB">
                              <w:rPr>
                                <w:i/>
                                <w:iCs/>
                                <w:lang w:val="en-US"/>
                              </w:rPr>
                              <w:t>“</w:t>
                            </w:r>
                            <w:r>
                              <w:rPr>
                                <w:i/>
                                <w:iCs/>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7AD9F1" id="Text Box 106" o:spid="_x0000_s1047" type="#_x0000_t202" style="width:414.15pt;height:4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" fillcolor="#d9e2f3 [660]" stroked="f" strokeweight=".5pt">
                <v:textbox>
                  <w:txbxContent>
                    <w:p w14:paraId="46A66D81" w14:textId="7ECDA81B" w:rsidR="00044E9A" w:rsidRPr="00003EBB" w:rsidRDefault="00044E9A" w:rsidP="00003EBB">
                      <w:pPr>
                        <w:rPr>
                          <w:i/>
                          <w:iCs/>
                          <w:lang w:val="en-US"/>
                        </w:rPr>
                      </w:pPr>
                      <w:r>
                        <w:rPr>
                          <w:b/>
                          <w:bCs/>
                          <w:i/>
                          <w:iCs/>
                        </w:rPr>
                        <w:t>Note</w:t>
                      </w:r>
                      <w:r w:rsidRPr="004478B4">
                        <w:rPr>
                          <w:b/>
                          <w:bCs/>
                          <w:i/>
                          <w:iCs/>
                        </w:rPr>
                        <w:t>:</w:t>
                      </w:r>
                      <w:r w:rsidRPr="004478B4">
                        <w:rPr>
                          <w:i/>
                          <w:iCs/>
                        </w:rPr>
                        <w:t xml:space="preserve"> </w:t>
                      </w:r>
                      <w:r>
                        <w:rPr>
                          <w:i/>
                          <w:iCs/>
                          <w:lang w:val="en-US"/>
                        </w:rPr>
                        <w:t>For the sake of</w:t>
                      </w:r>
                      <w:r w:rsidRPr="00003EBB">
                        <w:rPr>
                          <w:i/>
                          <w:iCs/>
                          <w:lang w:val="en-US"/>
                        </w:rPr>
                        <w:t xml:space="preserve"> performance</w:t>
                      </w:r>
                      <w:r>
                        <w:rPr>
                          <w:i/>
                          <w:iCs/>
                          <w:lang w:val="en-US"/>
                        </w:rPr>
                        <w:t>, Quick scan always operates on a sample of the data. The sample size can be specified in field</w:t>
                      </w:r>
                      <w:r w:rsidRPr="00003EBB">
                        <w:rPr>
                          <w:i/>
                          <w:iCs/>
                          <w:lang w:val="en-US"/>
                        </w:rPr>
                        <w:t xml:space="preserve"> “</w:t>
                      </w:r>
                      <w:r w:rsidRPr="00003EBB">
                        <w:rPr>
                          <w:i/>
                          <w:iCs/>
                        </w:rPr>
                        <w:t>The maximum number of records included in the data set sample</w:t>
                      </w:r>
                      <w:r w:rsidRPr="00003EBB">
                        <w:rPr>
                          <w:i/>
                          <w:iCs/>
                          <w:lang w:val="en-US"/>
                        </w:rPr>
                        <w:t>“</w:t>
                      </w:r>
                      <w:r>
                        <w:rPr>
                          <w:i/>
                          <w:iCs/>
                          <w:lang w:val="en-US"/>
                        </w:rPr>
                        <w:t>.</w:t>
                      </w:r>
                    </w:p>
                  </w:txbxContent>
                </v:textbox>
                <w10:anchorlock/>
              </v:shape>
            </w:pict>
          </mc:Fallback>
        </mc:AlternateContent>
      </w:r>
    </w:p>
    <w:p w14:paraId="5D4C4492" w14:textId="11DCA420" w:rsidR="00511598" w:rsidRPr="003629E0" w:rsidRDefault="000617BB" w:rsidP="00D23E62">
      <w:pPr>
        <w:pStyle w:val="Heading3"/>
      </w:pPr>
      <w:bookmarkStart w:id="48" w:name="_Toc123300997"/>
      <w:r>
        <w:t>Publishing</w:t>
      </w:r>
      <w:r w:rsidR="00156492" w:rsidRPr="003629E0">
        <w:t xml:space="preserve"> </w:t>
      </w:r>
      <w:r w:rsidR="00511598" w:rsidRPr="003629E0">
        <w:t>Quick</w:t>
      </w:r>
      <w:r w:rsidR="001D5A1E">
        <w:t xml:space="preserve"> s</w:t>
      </w:r>
      <w:r w:rsidR="00511598" w:rsidRPr="003629E0">
        <w:t>can results</w:t>
      </w:r>
      <w:bookmarkEnd w:id="48"/>
    </w:p>
    <w:p w14:paraId="51EF7C4A" w14:textId="685E218D" w:rsidR="00156492" w:rsidRPr="003629E0" w:rsidRDefault="00511598" w:rsidP="007C16A5">
      <w:pPr>
        <w:rPr>
          <w:lang w:val="en-US"/>
        </w:rPr>
      </w:pPr>
      <w:r w:rsidRPr="003629E0">
        <w:rPr>
          <w:lang w:val="en-US"/>
        </w:rPr>
        <w:t>Once you have started the Quick</w:t>
      </w:r>
      <w:r w:rsidR="00E30850">
        <w:rPr>
          <w:lang w:val="en-US"/>
        </w:rPr>
        <w:t xml:space="preserve"> s</w:t>
      </w:r>
      <w:r w:rsidRPr="003629E0">
        <w:rPr>
          <w:lang w:val="en-US"/>
        </w:rPr>
        <w:t xml:space="preserve">can process, you will be forwarded to the </w:t>
      </w:r>
      <w:r w:rsidRPr="003629E0">
        <w:rPr>
          <w:i/>
          <w:iCs/>
          <w:lang w:val="en-US"/>
        </w:rPr>
        <w:t>Quick scan results</w:t>
      </w:r>
      <w:r w:rsidRPr="003629E0">
        <w:rPr>
          <w:lang w:val="en-US"/>
        </w:rPr>
        <w:t xml:space="preserve"> page where you can see the current discovery job in the </w:t>
      </w:r>
      <w:r w:rsidRPr="003629E0">
        <w:rPr>
          <w:i/>
          <w:iCs/>
          <w:lang w:val="en-US"/>
        </w:rPr>
        <w:t>Pending analysis</w:t>
      </w:r>
      <w:r w:rsidRPr="003629E0">
        <w:rPr>
          <w:lang w:val="en-US"/>
        </w:rPr>
        <w:t xml:space="preserve"> tab.</w:t>
      </w:r>
    </w:p>
    <w:p w14:paraId="29C9C2F7" w14:textId="6C408DE6" w:rsidR="00511598" w:rsidRPr="003629E0" w:rsidRDefault="00511598" w:rsidP="00511598">
      <w:pPr>
        <w:pStyle w:val="ListParagraph"/>
        <w:numPr>
          <w:ilvl w:val="0"/>
          <w:numId w:val="12"/>
        </w:numPr>
      </w:pPr>
      <w:r w:rsidRPr="003629E0">
        <w:t xml:space="preserve">Use the </w:t>
      </w:r>
      <w:r w:rsidRPr="003629E0">
        <w:rPr>
          <w:b/>
          <w:bCs/>
          <w:i/>
          <w:iCs/>
        </w:rPr>
        <w:t>Refresh</w:t>
      </w:r>
      <w:r w:rsidRPr="003629E0">
        <w:t xml:space="preserve"> button </w:t>
      </w:r>
      <w:r w:rsidR="00C86ECA" w:rsidRPr="003629E0">
        <w:t>(</w:t>
      </w:r>
      <w:r w:rsidRPr="003629E0">
        <w:rPr>
          <w:rFonts w:cs="Times New Roman (Body CS)"/>
          <w:noProof/>
          <w:position w:val="-6"/>
        </w:rPr>
        <w:drawing>
          <wp:inline distT="0" distB="0" distL="0" distR="0" wp14:anchorId="00186164" wp14:editId="425CFB7D">
            <wp:extent cx="155864" cy="190500"/>
            <wp:effectExtent l="0" t="0" r="0" b="0"/>
            <wp:docPr id="4" name="Picture 4"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4710" cy="201312"/>
                    </a:xfrm>
                    <a:prstGeom prst="rect">
                      <a:avLst/>
                    </a:prstGeom>
                  </pic:spPr>
                </pic:pic>
              </a:graphicData>
            </a:graphic>
          </wp:inline>
        </w:drawing>
      </w:r>
      <w:r w:rsidR="00C86ECA" w:rsidRPr="003629E0">
        <w:t>)</w:t>
      </w:r>
      <w:r w:rsidRPr="003629E0">
        <w:t xml:space="preserve"> </w:t>
      </w:r>
      <w:r w:rsidR="0018535E">
        <w:t>at the top of the screen</w:t>
      </w:r>
      <w:r w:rsidRPr="003629E0">
        <w:t xml:space="preserve"> in order to refresh the screen.</w:t>
      </w:r>
    </w:p>
    <w:p w14:paraId="3C49424A" w14:textId="77777777" w:rsidR="00511598" w:rsidRPr="003629E0" w:rsidRDefault="00511598" w:rsidP="00511598">
      <w:pPr>
        <w:pStyle w:val="ListParagraph"/>
        <w:numPr>
          <w:ilvl w:val="0"/>
          <w:numId w:val="12"/>
        </w:numPr>
      </w:pPr>
      <w:r w:rsidRPr="003629E0">
        <w:t xml:space="preserve">Once the job disappears from the </w:t>
      </w:r>
      <w:r w:rsidRPr="003629E0">
        <w:rPr>
          <w:i/>
          <w:iCs/>
        </w:rPr>
        <w:t xml:space="preserve">Pending analysis </w:t>
      </w:r>
      <w:r w:rsidRPr="003629E0">
        <w:t xml:space="preserve">tab navigate to the </w:t>
      </w:r>
      <w:r w:rsidRPr="003629E0">
        <w:rPr>
          <w:b/>
          <w:bCs/>
          <w:i/>
          <w:iCs/>
        </w:rPr>
        <w:t>Action required</w:t>
      </w:r>
      <w:r w:rsidRPr="003629E0">
        <w:t xml:space="preserve"> tab.</w:t>
      </w:r>
    </w:p>
    <w:p w14:paraId="6180F270" w14:textId="37FB423D" w:rsidR="00511598" w:rsidRPr="003629E0" w:rsidRDefault="00A2189D" w:rsidP="00511598">
      <w:pPr>
        <w:pStyle w:val="ListParagraph"/>
        <w:numPr>
          <w:ilvl w:val="0"/>
          <w:numId w:val="12"/>
        </w:numPr>
      </w:pPr>
      <w:r>
        <w:t xml:space="preserve">Click on the </w:t>
      </w:r>
      <w:r w:rsidRPr="00A2189D">
        <w:rPr>
          <w:b/>
          <w:bCs/>
          <w:i/>
          <w:iCs/>
        </w:rPr>
        <w:t>Job ID</w:t>
      </w:r>
      <w:r>
        <w:t xml:space="preserve"> in order to view the results, e.g. </w:t>
      </w:r>
      <w:r w:rsidRPr="00A2189D">
        <w:rPr>
          <w:rFonts w:cs="Times New Roman (Body CS)"/>
          <w:noProof/>
          <w:position w:val="-4"/>
        </w:rPr>
        <w:drawing>
          <wp:inline distT="0" distB="0" distL="0" distR="0" wp14:anchorId="3D28FE72" wp14:editId="68B61E8C">
            <wp:extent cx="901700" cy="1143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01700" cy="114300"/>
                    </a:xfrm>
                    <a:prstGeom prst="rect">
                      <a:avLst/>
                    </a:prstGeom>
                  </pic:spPr>
                </pic:pic>
              </a:graphicData>
            </a:graphic>
          </wp:inline>
        </w:drawing>
      </w:r>
      <w:r>
        <w:t>.</w:t>
      </w:r>
    </w:p>
    <w:p w14:paraId="2CB307DE" w14:textId="3ACB391C" w:rsidR="00511598" w:rsidRPr="003629E0" w:rsidRDefault="00511598" w:rsidP="006E46BB">
      <w:pPr>
        <w:pStyle w:val="ListParagraph"/>
        <w:numPr>
          <w:ilvl w:val="0"/>
          <w:numId w:val="12"/>
        </w:numPr>
      </w:pPr>
      <w:r w:rsidRPr="003629E0">
        <w:t xml:space="preserve">You will see </w:t>
      </w:r>
      <w:r w:rsidR="00DF22C2" w:rsidRPr="003629E0">
        <w:t xml:space="preserve">summary of the discovery results covering </w:t>
      </w:r>
      <w:r w:rsidR="00DF22C2" w:rsidRPr="003629E0">
        <w:rPr>
          <w:i/>
          <w:iCs/>
        </w:rPr>
        <w:t>Discovery insights</w:t>
      </w:r>
      <w:r w:rsidR="00DF22C2" w:rsidRPr="003629E0">
        <w:t xml:space="preserve"> and </w:t>
      </w:r>
      <w:r w:rsidR="00DF22C2" w:rsidRPr="003629E0">
        <w:rPr>
          <w:i/>
          <w:iCs/>
        </w:rPr>
        <w:t>Data quality insights</w:t>
      </w:r>
      <w:r w:rsidR="00DF22C2" w:rsidRPr="003629E0">
        <w:t>.</w:t>
      </w:r>
      <w:r w:rsidR="00B2710E">
        <w:t xml:space="preserve"> At the bottom of the </w:t>
      </w:r>
      <w:r w:rsidR="000D4EA0">
        <w:t>screen,</w:t>
      </w:r>
      <w:r w:rsidR="00B2710E">
        <w:t xml:space="preserve"> you see the suggested </w:t>
      </w:r>
      <w:r w:rsidR="00B2710E" w:rsidRPr="00AC0329">
        <w:rPr>
          <w:i/>
          <w:iCs/>
        </w:rPr>
        <w:t>business terms</w:t>
      </w:r>
      <w:r w:rsidR="00B2710E">
        <w:t xml:space="preserve"> and </w:t>
      </w:r>
      <w:r w:rsidR="00B2710E" w:rsidRPr="00AC0329">
        <w:rPr>
          <w:i/>
          <w:iCs/>
        </w:rPr>
        <w:t>data classes</w:t>
      </w:r>
      <w:r w:rsidR="00B2710E">
        <w:t>.</w:t>
      </w:r>
      <w:r w:rsidR="006E46BB">
        <w:br/>
      </w:r>
      <w:r w:rsidR="00442F75" w:rsidRPr="00442F75">
        <w:rPr>
          <w:noProof/>
        </w:rPr>
        <w:drawing>
          <wp:inline distT="0" distB="0" distL="0" distR="0" wp14:anchorId="0D01E2A9" wp14:editId="07515B17">
            <wp:extent cx="5484776" cy="1353876"/>
            <wp:effectExtent l="0" t="0" r="1905" b="5080"/>
            <wp:docPr id="111" name="Picture 1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Chart, bar chart&#10;&#10;Description automatically generated"/>
                    <pic:cNvPicPr/>
                  </pic:nvPicPr>
                  <pic:blipFill>
                    <a:blip r:embed="rId54"/>
                    <a:stretch>
                      <a:fillRect/>
                    </a:stretch>
                  </pic:blipFill>
                  <pic:spPr>
                    <a:xfrm>
                      <a:off x="0" y="0"/>
                      <a:ext cx="5509641" cy="1360014"/>
                    </a:xfrm>
                    <a:prstGeom prst="rect">
                      <a:avLst/>
                    </a:prstGeom>
                  </pic:spPr>
                </pic:pic>
              </a:graphicData>
            </a:graphic>
          </wp:inline>
        </w:drawing>
      </w:r>
    </w:p>
    <w:p w14:paraId="6B419E19" w14:textId="69980404" w:rsidR="00511598" w:rsidRPr="003629E0" w:rsidRDefault="003321C0" w:rsidP="00511598">
      <w:pPr>
        <w:pStyle w:val="ListParagraph"/>
        <w:numPr>
          <w:ilvl w:val="0"/>
          <w:numId w:val="12"/>
        </w:numPr>
      </w:pPr>
      <w:r w:rsidRPr="003629E0">
        <w:t xml:space="preserve">Click on the </w:t>
      </w:r>
      <w:r w:rsidRPr="003629E0">
        <w:rPr>
          <w:b/>
          <w:bCs/>
          <w:i/>
          <w:iCs/>
        </w:rPr>
        <w:t>Explore assets</w:t>
      </w:r>
      <w:r w:rsidRPr="003629E0">
        <w:t xml:space="preserve"> button at the </w:t>
      </w:r>
      <w:r w:rsidR="0082299D" w:rsidRPr="003629E0">
        <w:t>in the upper right corner</w:t>
      </w:r>
      <w:r w:rsidRPr="003629E0">
        <w:t xml:space="preserve"> in order to see the discovery details.</w:t>
      </w:r>
      <w:r w:rsidRPr="003629E0">
        <w:br/>
      </w:r>
      <w:r w:rsidR="00501574" w:rsidRPr="00501574">
        <w:rPr>
          <w:noProof/>
        </w:rPr>
        <w:drawing>
          <wp:inline distT="0" distB="0" distL="0" distR="0" wp14:anchorId="07DEF47C" wp14:editId="04A06819">
            <wp:extent cx="5731510" cy="2301240"/>
            <wp:effectExtent l="0" t="0" r="0" b="0"/>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55"/>
                    <a:stretch>
                      <a:fillRect/>
                    </a:stretch>
                  </pic:blipFill>
                  <pic:spPr>
                    <a:xfrm>
                      <a:off x="0" y="0"/>
                      <a:ext cx="5862402" cy="2353794"/>
                    </a:xfrm>
                    <a:prstGeom prst="rect">
                      <a:avLst/>
                    </a:prstGeom>
                  </pic:spPr>
                </pic:pic>
              </a:graphicData>
            </a:graphic>
          </wp:inline>
        </w:drawing>
      </w:r>
    </w:p>
    <w:p w14:paraId="4F5B05BD" w14:textId="6E4DF8DB" w:rsidR="006F19DC" w:rsidRPr="003629E0" w:rsidRDefault="00156492" w:rsidP="00156492">
      <w:pPr>
        <w:pStyle w:val="ListParagraph"/>
        <w:numPr>
          <w:ilvl w:val="0"/>
          <w:numId w:val="12"/>
        </w:numPr>
      </w:pPr>
      <w:r w:rsidRPr="003629E0">
        <w:t xml:space="preserve">Before adding the results to the data quality project, you may review and update the assigned business terms. The other results may be updated later in the data quality </w:t>
      </w:r>
      <w:r w:rsidRPr="003629E0">
        <w:lastRenderedPageBreak/>
        <w:t xml:space="preserve">project (including the business terms again). </w:t>
      </w:r>
      <w:r w:rsidR="000423EE" w:rsidRPr="003629E0">
        <w:t xml:space="preserve">In order to review and update the business </w:t>
      </w:r>
      <w:r w:rsidR="00D90C40">
        <w:t>to be</w:t>
      </w:r>
      <w:r w:rsidR="000423EE" w:rsidRPr="003629E0">
        <w:t xml:space="preserve"> assigned to the columns, </w:t>
      </w:r>
      <w:r w:rsidR="00430AF1" w:rsidRPr="003629E0">
        <w:t xml:space="preserve">make sure that </w:t>
      </w:r>
      <w:r w:rsidR="00430AF1" w:rsidRPr="003629E0">
        <w:rPr>
          <w:i/>
          <w:iCs/>
        </w:rPr>
        <w:t>Asset type</w:t>
      </w:r>
      <w:r w:rsidR="00430AF1" w:rsidRPr="003629E0">
        <w:t xml:space="preserve"> </w:t>
      </w:r>
      <w:r w:rsidR="00430AF1" w:rsidRPr="003629E0">
        <w:rPr>
          <w:b/>
          <w:bCs/>
          <w:i/>
          <w:iCs/>
        </w:rPr>
        <w:t>Column</w:t>
      </w:r>
      <w:r w:rsidR="00430AF1" w:rsidRPr="003629E0">
        <w:t xml:space="preserve"> is selected on the left, then </w:t>
      </w:r>
      <w:r w:rsidR="000423EE" w:rsidRPr="003629E0">
        <w:t xml:space="preserve">click on the pencil icon </w:t>
      </w:r>
      <w:r w:rsidR="00EB2794" w:rsidRPr="003629E0">
        <w:t>(</w:t>
      </w:r>
      <w:r w:rsidR="000423EE" w:rsidRPr="003629E0">
        <w:rPr>
          <w:rFonts w:cs="Times New Roman (Body CS)"/>
          <w:noProof/>
          <w:position w:val="-4"/>
        </w:rPr>
        <w:drawing>
          <wp:inline distT="0" distB="0" distL="0" distR="0" wp14:anchorId="13DAB649" wp14:editId="488FC3CB">
            <wp:extent cx="160130" cy="167409"/>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8501" cy="176160"/>
                    </a:xfrm>
                    <a:prstGeom prst="rect">
                      <a:avLst/>
                    </a:prstGeom>
                  </pic:spPr>
                </pic:pic>
              </a:graphicData>
            </a:graphic>
          </wp:inline>
        </w:drawing>
      </w:r>
      <w:r w:rsidR="00EB2794" w:rsidRPr="003629E0">
        <w:t>)</w:t>
      </w:r>
      <w:r w:rsidR="00D048EA">
        <w:t xml:space="preserve"> </w:t>
      </w:r>
      <w:r w:rsidR="000423EE" w:rsidRPr="003629E0">
        <w:t xml:space="preserve">right </w:t>
      </w:r>
      <w:r w:rsidR="00D048EA">
        <w:t xml:space="preserve">from </w:t>
      </w:r>
      <w:r w:rsidR="00D90C40">
        <w:t>the corresponding column in the list</w:t>
      </w:r>
      <w:r w:rsidR="000423EE" w:rsidRPr="003629E0">
        <w:t>.</w:t>
      </w:r>
    </w:p>
    <w:p w14:paraId="0CFB5752" w14:textId="726B7844" w:rsidR="00D048EA" w:rsidRDefault="00AB24E4" w:rsidP="000423EE">
      <w:pPr>
        <w:pStyle w:val="ListParagraph"/>
        <w:numPr>
          <w:ilvl w:val="0"/>
          <w:numId w:val="12"/>
        </w:numPr>
      </w:pPr>
      <w:r>
        <w:t>As an example, f</w:t>
      </w:r>
      <w:r w:rsidR="00D048EA">
        <w:t xml:space="preserve">ind the </w:t>
      </w:r>
      <w:r w:rsidR="00D048EA" w:rsidRPr="00D048EA">
        <w:rPr>
          <w:b/>
          <w:bCs/>
          <w:i/>
          <w:iCs/>
        </w:rPr>
        <w:t>CUSTOMER_TYPE</w:t>
      </w:r>
      <w:r w:rsidR="00D048EA">
        <w:t xml:space="preserve"> column by searching for it in the </w:t>
      </w:r>
      <w:r w:rsidR="00D048EA" w:rsidRPr="00D048EA">
        <w:rPr>
          <w:b/>
          <w:bCs/>
          <w:i/>
          <w:iCs/>
        </w:rPr>
        <w:t>Find column</w:t>
      </w:r>
      <w:r w:rsidR="00D048EA">
        <w:t xml:space="preserve"> field on the right.</w:t>
      </w:r>
      <w:r>
        <w:t xml:space="preserve"> Then click on the pencil icon </w:t>
      </w:r>
      <w:r w:rsidRPr="003629E0">
        <w:t>(</w:t>
      </w:r>
      <w:r w:rsidRPr="003629E0">
        <w:rPr>
          <w:rFonts w:cs="Times New Roman (Body CS)"/>
          <w:noProof/>
          <w:position w:val="-4"/>
        </w:rPr>
        <w:drawing>
          <wp:inline distT="0" distB="0" distL="0" distR="0" wp14:anchorId="6DE6E56F" wp14:editId="4DFCCE95">
            <wp:extent cx="160130" cy="167409"/>
            <wp:effectExtent l="0" t="0" r="508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8501" cy="176160"/>
                    </a:xfrm>
                    <a:prstGeom prst="rect">
                      <a:avLst/>
                    </a:prstGeom>
                  </pic:spPr>
                </pic:pic>
              </a:graphicData>
            </a:graphic>
          </wp:inline>
        </w:drawing>
      </w:r>
      <w:r w:rsidRPr="003629E0">
        <w:t>)</w:t>
      </w:r>
      <w:r>
        <w:t xml:space="preserve"> on the right.</w:t>
      </w:r>
    </w:p>
    <w:p w14:paraId="71F809C9" w14:textId="215ABCD1" w:rsidR="00A7025B" w:rsidRPr="003629E0" w:rsidRDefault="00AB24E4" w:rsidP="000423EE">
      <w:pPr>
        <w:pStyle w:val="ListParagraph"/>
        <w:numPr>
          <w:ilvl w:val="0"/>
          <w:numId w:val="12"/>
        </w:numPr>
      </w:pPr>
      <w:r>
        <w:t>T</w:t>
      </w:r>
      <w:r w:rsidR="00A7025B" w:rsidRPr="003629E0">
        <w:t xml:space="preserve">here are </w:t>
      </w:r>
      <w:r>
        <w:t xml:space="preserve">two </w:t>
      </w:r>
      <w:r w:rsidRPr="00AB24E4">
        <w:rPr>
          <w:i/>
          <w:iCs/>
        </w:rPr>
        <w:t>Assigned terms</w:t>
      </w:r>
      <w:r>
        <w:t xml:space="preserve"> and two </w:t>
      </w:r>
      <w:r w:rsidR="00A7025B" w:rsidRPr="003629E0">
        <w:rPr>
          <w:i/>
          <w:iCs/>
        </w:rPr>
        <w:t>Suggested terms</w:t>
      </w:r>
      <w:r w:rsidR="00A7025B" w:rsidRPr="003629E0">
        <w:t xml:space="preserve"> </w:t>
      </w:r>
      <w:r>
        <w:t>for this column</w:t>
      </w:r>
      <w:r w:rsidR="00A7025B" w:rsidRPr="003629E0">
        <w:t xml:space="preserve">. You </w:t>
      </w:r>
      <w:r w:rsidR="000D4EA0">
        <w:t>may</w:t>
      </w:r>
      <w:r w:rsidR="000D4EA0" w:rsidRPr="003629E0">
        <w:t xml:space="preserve"> </w:t>
      </w:r>
      <w:r w:rsidR="00A7025B" w:rsidRPr="003629E0">
        <w:t xml:space="preserve">click on the </w:t>
      </w:r>
      <w:r w:rsidR="00A7025B" w:rsidRPr="003629E0">
        <w:rPr>
          <w:i/>
          <w:iCs/>
        </w:rPr>
        <w:t>check mark</w:t>
      </w:r>
      <w:r w:rsidR="00A7025B" w:rsidRPr="003629E0">
        <w:t xml:space="preserve"> </w:t>
      </w:r>
      <w:r w:rsidR="00C86ECA" w:rsidRPr="003629E0">
        <w:t>(</w:t>
      </w:r>
      <w:r w:rsidR="00E5442A" w:rsidRPr="003629E0">
        <w:rPr>
          <w:noProof/>
        </w:rPr>
        <w:drawing>
          <wp:inline distT="0" distB="0" distL="0" distR="0" wp14:anchorId="4E572234" wp14:editId="7FC80E76">
            <wp:extent cx="103909" cy="1168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5825" cy="119054"/>
                    </a:xfrm>
                    <a:prstGeom prst="rect">
                      <a:avLst/>
                    </a:prstGeom>
                  </pic:spPr>
                </pic:pic>
              </a:graphicData>
            </a:graphic>
          </wp:inline>
        </w:drawing>
      </w:r>
      <w:r w:rsidR="00C86ECA" w:rsidRPr="003629E0">
        <w:t>)</w:t>
      </w:r>
      <w:r w:rsidR="00E5442A" w:rsidRPr="003629E0">
        <w:t xml:space="preserve"> </w:t>
      </w:r>
      <w:r w:rsidR="00A7025B" w:rsidRPr="003629E0">
        <w:t>at the right of a business term in order to move it from the suggested to the assigned terms section</w:t>
      </w:r>
      <w:r w:rsidR="00E5442A" w:rsidRPr="003629E0">
        <w:t xml:space="preserve"> or the X-icon </w:t>
      </w:r>
      <w:r w:rsidR="00C86ECA" w:rsidRPr="003629E0">
        <w:t>(</w:t>
      </w:r>
      <w:r w:rsidR="00E5442A" w:rsidRPr="003629E0">
        <w:rPr>
          <w:noProof/>
        </w:rPr>
        <w:drawing>
          <wp:inline distT="0" distB="0" distL="0" distR="0" wp14:anchorId="38DFC273" wp14:editId="7B3379BC">
            <wp:extent cx="103910" cy="11133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8849" cy="116624"/>
                    </a:xfrm>
                    <a:prstGeom prst="rect">
                      <a:avLst/>
                    </a:prstGeom>
                  </pic:spPr>
                </pic:pic>
              </a:graphicData>
            </a:graphic>
          </wp:inline>
        </w:drawing>
      </w:r>
      <w:r w:rsidR="00C86ECA" w:rsidRPr="003629E0">
        <w:t>)</w:t>
      </w:r>
      <w:r w:rsidR="00E5442A" w:rsidRPr="003629E0">
        <w:t xml:space="preserve"> in order to move it back.</w:t>
      </w:r>
      <w:r w:rsidR="00A7025B" w:rsidRPr="003629E0">
        <w:t xml:space="preserve"> Then click </w:t>
      </w:r>
      <w:r w:rsidR="00A7025B" w:rsidRPr="003629E0">
        <w:rPr>
          <w:b/>
          <w:bCs/>
          <w:i/>
          <w:iCs/>
        </w:rPr>
        <w:t>Update</w:t>
      </w:r>
      <w:r w:rsidR="00A7025B" w:rsidRPr="003629E0">
        <w:t>.</w:t>
      </w:r>
      <w:r>
        <w:br/>
      </w:r>
      <w:r w:rsidRPr="00AB24E4">
        <w:rPr>
          <w:noProof/>
        </w:rPr>
        <w:drawing>
          <wp:inline distT="0" distB="0" distL="0" distR="0" wp14:anchorId="36569403" wp14:editId="4A97D9DF">
            <wp:extent cx="5731510" cy="1287145"/>
            <wp:effectExtent l="0" t="0" r="0" b="0"/>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pic:nvPicPr>
                  <pic:blipFill>
                    <a:blip r:embed="rId59"/>
                    <a:stretch>
                      <a:fillRect/>
                    </a:stretch>
                  </pic:blipFill>
                  <pic:spPr>
                    <a:xfrm>
                      <a:off x="0" y="0"/>
                      <a:ext cx="5904790" cy="1326059"/>
                    </a:xfrm>
                    <a:prstGeom prst="rect">
                      <a:avLst/>
                    </a:prstGeom>
                  </pic:spPr>
                </pic:pic>
              </a:graphicData>
            </a:graphic>
          </wp:inline>
        </w:drawing>
      </w:r>
    </w:p>
    <w:p w14:paraId="539C53F6" w14:textId="3D62E1DE" w:rsidR="00724CEF" w:rsidRPr="003629E0" w:rsidRDefault="00E33E43" w:rsidP="000423EE">
      <w:pPr>
        <w:pStyle w:val="ListParagraph"/>
        <w:numPr>
          <w:ilvl w:val="0"/>
          <w:numId w:val="12"/>
        </w:numPr>
      </w:pPr>
      <w:r w:rsidRPr="003629E0">
        <w:t xml:space="preserve">In order to </w:t>
      </w:r>
      <w:r w:rsidR="00A37A78">
        <w:t>publish</w:t>
      </w:r>
      <w:r w:rsidRPr="003629E0">
        <w:t xml:space="preserve"> the results, select </w:t>
      </w:r>
      <w:r w:rsidRPr="003629E0">
        <w:rPr>
          <w:i/>
          <w:iCs/>
        </w:rPr>
        <w:t>Asset type</w:t>
      </w:r>
      <w:r w:rsidR="000D7729">
        <w:rPr>
          <w:i/>
          <w:iCs/>
        </w:rPr>
        <w:t xml:space="preserve"> </w:t>
      </w:r>
      <w:r w:rsidR="000D7729" w:rsidRPr="000D7729">
        <w:t>toggle</w:t>
      </w:r>
      <w:r w:rsidRPr="003629E0">
        <w:rPr>
          <w:i/>
          <w:iCs/>
        </w:rPr>
        <w:t xml:space="preserve"> </w:t>
      </w:r>
      <w:r w:rsidRPr="003629E0">
        <w:rPr>
          <w:b/>
          <w:bCs/>
          <w:i/>
          <w:iCs/>
        </w:rPr>
        <w:t>Table</w:t>
      </w:r>
      <w:r w:rsidRPr="003629E0">
        <w:t xml:space="preserve"> on the left, select all tables by checking the check box near the </w:t>
      </w:r>
      <w:r w:rsidRPr="003629E0">
        <w:rPr>
          <w:i/>
          <w:iCs/>
        </w:rPr>
        <w:t>Table name</w:t>
      </w:r>
      <w:r w:rsidRPr="003629E0">
        <w:t xml:space="preserve"> column at the top of the result table, and click</w:t>
      </w:r>
      <w:r w:rsidR="000D7729">
        <w:t xml:space="preserve"> </w:t>
      </w:r>
      <w:r w:rsidR="000D7729" w:rsidRPr="000D7729">
        <w:rPr>
          <w:b/>
          <w:bCs/>
          <w:i/>
          <w:iCs/>
        </w:rPr>
        <w:t>Publish assets</w:t>
      </w:r>
      <w:r w:rsidR="000D7729">
        <w:t>.</w:t>
      </w:r>
    </w:p>
    <w:p w14:paraId="2F4DEC98" w14:textId="355B2B17" w:rsidR="00E33E43" w:rsidRPr="003629E0" w:rsidRDefault="00724CEF" w:rsidP="00C34F57">
      <w:pPr>
        <w:pStyle w:val="ListParagraph"/>
        <w:numPr>
          <w:ilvl w:val="0"/>
          <w:numId w:val="12"/>
        </w:numPr>
      </w:pPr>
      <w:r w:rsidRPr="003629E0">
        <w:t xml:space="preserve">On the </w:t>
      </w:r>
      <w:r w:rsidR="00A37A78" w:rsidRPr="00A37A78">
        <w:rPr>
          <w:b/>
          <w:bCs/>
          <w:i/>
          <w:iCs/>
        </w:rPr>
        <w:t xml:space="preserve">Publish </w:t>
      </w:r>
      <w:r w:rsidRPr="00A37A78">
        <w:rPr>
          <w:b/>
          <w:bCs/>
          <w:i/>
          <w:iCs/>
        </w:rPr>
        <w:t>assets</w:t>
      </w:r>
      <w:r w:rsidRPr="003629E0">
        <w:t xml:space="preserve"> panel, </w:t>
      </w:r>
      <w:r w:rsidR="00A37A78">
        <w:t xml:space="preserve">select a catalog to which the assets and the discovery results are to be published to. Then click </w:t>
      </w:r>
      <w:r w:rsidR="00A37A78" w:rsidRPr="00A37A78">
        <w:rPr>
          <w:b/>
          <w:bCs/>
          <w:i/>
          <w:iCs/>
        </w:rPr>
        <w:t>Publish</w:t>
      </w:r>
      <w:r w:rsidR="00A37A78">
        <w:t>.</w:t>
      </w:r>
      <w:r w:rsidR="00A37A78">
        <w:br/>
      </w:r>
      <w:r w:rsidR="00A37A78" w:rsidRPr="003629E0">
        <w:rPr>
          <w:noProof/>
        </w:rPr>
        <mc:AlternateContent>
          <mc:Choice Requires="wps">
            <w:drawing>
              <wp:inline distT="0" distB="0" distL="0" distR="0" wp14:anchorId="0590EE45" wp14:editId="01F3488A">
                <wp:extent cx="5259600" cy="462987"/>
                <wp:effectExtent l="0" t="0" r="0" b="0"/>
                <wp:docPr id="116" name="Text Box 116"/>
                <wp:cNvGraphicFramePr/>
                <a:graphic xmlns:a="http://schemas.openxmlformats.org/drawingml/2006/main">
                  <a:graphicData uri="http://schemas.microsoft.com/office/word/2010/wordprocessingShape">
                    <wps:wsp>
                      <wps:cNvSpPr txBox="1"/>
                      <wps:spPr>
                        <a:xfrm>
                          <a:off x="0" y="0"/>
                          <a:ext cx="5259600" cy="462987"/>
                        </a:xfrm>
                        <a:prstGeom prst="rect">
                          <a:avLst/>
                        </a:prstGeom>
                        <a:solidFill>
                          <a:schemeClr val="accent6">
                            <a:lumMod val="20000"/>
                            <a:lumOff val="80000"/>
                          </a:schemeClr>
                        </a:solidFill>
                        <a:ln w="6350">
                          <a:noFill/>
                        </a:ln>
                      </wps:spPr>
                      <wps:txbx>
                        <w:txbxContent>
                          <w:p w14:paraId="0CEB2E48" w14:textId="4BF93754" w:rsidR="00044E9A" w:rsidRPr="00D13842" w:rsidRDefault="00044E9A" w:rsidP="00A37A78">
                            <w:pPr>
                              <w:rPr>
                                <w:lang w:val="en-US"/>
                              </w:rPr>
                            </w:pPr>
                            <w:r>
                              <w:rPr>
                                <w:b/>
                                <w:bCs/>
                                <w:i/>
                                <w:iCs/>
                              </w:rPr>
                              <w:t>Hint</w:t>
                            </w:r>
                            <w:r w:rsidRPr="004478B4">
                              <w:rPr>
                                <w:b/>
                                <w:bCs/>
                                <w:i/>
                                <w:iCs/>
                              </w:rPr>
                              <w:t>:</w:t>
                            </w:r>
                            <w:r w:rsidRPr="004478B4">
                              <w:rPr>
                                <w:i/>
                                <w:iCs/>
                              </w:rPr>
                              <w:t xml:space="preserve"> </w:t>
                            </w:r>
                            <w:r w:rsidRPr="00881EF2">
                              <w:rPr>
                                <w:lang w:val="en-US"/>
                              </w:rPr>
                              <w:t>You can publish assets to as many catalogs as you want.</w:t>
                            </w:r>
                            <w:r>
                              <w:rPr>
                                <w:lang w:val="en-US"/>
                              </w:rPr>
                              <w:t xml:space="preserve"> </w:t>
                            </w:r>
                            <w:r w:rsidRPr="00881EF2">
                              <w:rPr>
                                <w:lang w:val="en-US"/>
                              </w:rPr>
                              <w:t>If the respective connection does not yet exist in the catalog,</w:t>
                            </w:r>
                            <w:r>
                              <w:rPr>
                                <w:lang w:val="en-US"/>
                              </w:rPr>
                              <w:t xml:space="preserve"> </w:t>
                            </w:r>
                            <w:r w:rsidRPr="00881EF2">
                              <w:rPr>
                                <w:lang w:val="en-US"/>
                              </w:rPr>
                              <w:t>the connection is also published.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90EE45" id="Text Box 116" o:spid="_x0000_s1048" type="#_x0000_t202" style="width:414.15pt;height:3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" fillcolor="#e2efd9 [665]" stroked="f" strokeweight=".5pt">
                <v:textbox>
                  <w:txbxContent>
                    <w:p w14:paraId="0CEB2E48" w14:textId="4BF93754" w:rsidR="00044E9A" w:rsidRPr="00D13842" w:rsidRDefault="00044E9A" w:rsidP="00A37A78">
                      <w:pPr>
                        <w:rPr>
                          <w:lang w:val="en-US"/>
                        </w:rPr>
                      </w:pPr>
                      <w:r>
                        <w:rPr>
                          <w:b/>
                          <w:bCs/>
                          <w:i/>
                          <w:iCs/>
                        </w:rPr>
                        <w:t>Hint</w:t>
                      </w:r>
                      <w:r w:rsidRPr="004478B4">
                        <w:rPr>
                          <w:b/>
                          <w:bCs/>
                          <w:i/>
                          <w:iCs/>
                        </w:rPr>
                        <w:t>:</w:t>
                      </w:r>
                      <w:r w:rsidRPr="004478B4">
                        <w:rPr>
                          <w:i/>
                          <w:iCs/>
                        </w:rPr>
                        <w:t xml:space="preserve"> </w:t>
                      </w:r>
                      <w:r w:rsidRPr="00881EF2">
                        <w:rPr>
                          <w:lang w:val="en-US"/>
                        </w:rPr>
                        <w:t>You can publish assets to as many catalogs as you want.</w:t>
                      </w:r>
                      <w:r>
                        <w:rPr>
                          <w:lang w:val="en-US"/>
                        </w:rPr>
                        <w:t xml:space="preserve"> </w:t>
                      </w:r>
                      <w:r w:rsidRPr="00881EF2">
                        <w:rPr>
                          <w:lang w:val="en-US"/>
                        </w:rPr>
                        <w:t>If the respective connection does not yet exist in the catalog,</w:t>
                      </w:r>
                      <w:r>
                        <w:rPr>
                          <w:lang w:val="en-US"/>
                        </w:rPr>
                        <w:t xml:space="preserve"> </w:t>
                      </w:r>
                      <w:r w:rsidRPr="00881EF2">
                        <w:rPr>
                          <w:lang w:val="en-US"/>
                        </w:rPr>
                        <w:t>the connection is also published.</w:t>
                      </w:r>
                    </w:p>
                  </w:txbxContent>
                </v:textbox>
                <w10:anchorlock/>
              </v:shape>
            </w:pict>
          </mc:Fallback>
        </mc:AlternateContent>
      </w:r>
    </w:p>
    <w:p w14:paraId="33372191" w14:textId="4DEED3AA" w:rsidR="00E33E43" w:rsidRPr="003629E0" w:rsidRDefault="00F845EA" w:rsidP="00F845EA">
      <w:pPr>
        <w:pStyle w:val="ListParagraph"/>
        <w:numPr>
          <w:ilvl w:val="0"/>
          <w:numId w:val="12"/>
        </w:numPr>
      </w:pPr>
      <w:r w:rsidRPr="003629E0">
        <w:t xml:space="preserve">The table metadata will be processed one after the other and the status changes from Loading to Approved as you refresh the screen using the refresh button </w:t>
      </w:r>
      <w:r w:rsidR="007E5F3E">
        <w:t>(</w:t>
      </w:r>
      <w:r w:rsidR="007E5F3E" w:rsidRPr="007E5F3E">
        <w:rPr>
          <w:rFonts w:cs="Times New Roman (Body CS)"/>
          <w:noProof/>
          <w:position w:val="-4"/>
        </w:rPr>
        <w:drawing>
          <wp:inline distT="0" distB="0" distL="0" distR="0" wp14:anchorId="2166613B" wp14:editId="6FACCF1A">
            <wp:extent cx="152400" cy="1651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2400" cy="165100"/>
                    </a:xfrm>
                    <a:prstGeom prst="rect">
                      <a:avLst/>
                    </a:prstGeom>
                  </pic:spPr>
                </pic:pic>
              </a:graphicData>
            </a:graphic>
          </wp:inline>
        </w:drawing>
      </w:r>
      <w:r w:rsidR="007E5F3E">
        <w:t>)</w:t>
      </w:r>
      <w:r w:rsidR="00621186">
        <w:t>.</w:t>
      </w:r>
      <w:r w:rsidRPr="003629E0">
        <w:br/>
      </w:r>
      <w:r w:rsidR="007E5F3E" w:rsidRPr="007E5F3E">
        <w:rPr>
          <w:noProof/>
        </w:rPr>
        <w:drawing>
          <wp:inline distT="0" distB="0" distL="0" distR="0" wp14:anchorId="4B43155C" wp14:editId="22DD212C">
            <wp:extent cx="5259070" cy="1168229"/>
            <wp:effectExtent l="0" t="0" r="0" b="635"/>
            <wp:docPr id="117" name="Picture 1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10;&#10;Description automatically generated"/>
                    <pic:cNvPicPr/>
                  </pic:nvPicPr>
                  <pic:blipFill>
                    <a:blip r:embed="rId61"/>
                    <a:stretch>
                      <a:fillRect/>
                    </a:stretch>
                  </pic:blipFill>
                  <pic:spPr>
                    <a:xfrm>
                      <a:off x="0" y="0"/>
                      <a:ext cx="5301196" cy="1177587"/>
                    </a:xfrm>
                    <a:prstGeom prst="rect">
                      <a:avLst/>
                    </a:prstGeom>
                  </pic:spPr>
                </pic:pic>
              </a:graphicData>
            </a:graphic>
          </wp:inline>
        </w:drawing>
      </w:r>
    </w:p>
    <w:p w14:paraId="2159C61C" w14:textId="1AE09C2E" w:rsidR="00B27421" w:rsidRPr="003629E0" w:rsidRDefault="00621186" w:rsidP="0085739A">
      <w:pPr>
        <w:pStyle w:val="ListParagraph"/>
        <w:numPr>
          <w:ilvl w:val="0"/>
          <w:numId w:val="12"/>
        </w:numPr>
      </w:pPr>
      <w:r>
        <w:t xml:space="preserve">Navigate to the </w:t>
      </w:r>
      <w:r w:rsidRPr="00621186">
        <w:rPr>
          <w:b/>
          <w:bCs/>
          <w:i/>
          <w:iCs/>
        </w:rPr>
        <w:t>CUSTOMER</w:t>
      </w:r>
      <w:r>
        <w:t xml:space="preserve"> table and c</w:t>
      </w:r>
      <w:r w:rsidR="00F845EA" w:rsidRPr="003629E0">
        <w:t xml:space="preserve">lick on the </w:t>
      </w:r>
      <w:r>
        <w:rPr>
          <w:b/>
          <w:bCs/>
          <w:i/>
          <w:iCs/>
        </w:rPr>
        <w:t>View details</w:t>
      </w:r>
      <w:r w:rsidR="00F845EA" w:rsidRPr="003629E0">
        <w:t xml:space="preserve"> </w:t>
      </w:r>
      <w:r>
        <w:t>link</w:t>
      </w:r>
      <w:r w:rsidR="0085739A">
        <w:t xml:space="preserve">. Similar as described for Automated Discovery in section </w:t>
      </w:r>
      <w:r w:rsidR="0085739A" w:rsidRPr="003629E0">
        <w:fldChar w:fldCharType="begin"/>
      </w:r>
      <w:r w:rsidR="0085739A" w:rsidRPr="003629E0">
        <w:instrText xml:space="preserve"> REF _Ref45096669 \r \h </w:instrText>
      </w:r>
      <w:r w:rsidR="0085739A" w:rsidRPr="003629E0">
        <w:fldChar w:fldCharType="separate"/>
      </w:r>
      <w:r w:rsidR="00044E9A">
        <w:t>5.2.3</w:t>
      </w:r>
      <w:r w:rsidR="0085739A" w:rsidRPr="003629E0">
        <w:fldChar w:fldCharType="end"/>
      </w:r>
      <w:r>
        <w:t xml:space="preserve"> </w:t>
      </w:r>
      <w:r w:rsidR="0085739A">
        <w:t>this will show the detailed discovery results for the table. However, for Quick scan, the results are read-only.</w:t>
      </w:r>
      <w:r w:rsidR="00FE49AC">
        <w:t xml:space="preserve"> If you want to change the assigned data classes or business terms later, you need to do this within the catalog to which you have published the data asset.</w:t>
      </w:r>
    </w:p>
    <w:p w14:paraId="0C11E915" w14:textId="77777777" w:rsidR="00B27421" w:rsidRPr="003629E0" w:rsidRDefault="00B27421" w:rsidP="00B27421">
      <w:pPr>
        <w:pStyle w:val="Heading2"/>
      </w:pPr>
      <w:bookmarkStart w:id="49" w:name="_Toc123300998"/>
      <w:r w:rsidRPr="003629E0">
        <w:t>Data quality related rules</w:t>
      </w:r>
      <w:bookmarkEnd w:id="49"/>
    </w:p>
    <w:p w14:paraId="262773FE" w14:textId="77777777" w:rsidR="00EF2370" w:rsidRPr="003629E0" w:rsidRDefault="00EF2370" w:rsidP="00EF2370">
      <w:pPr>
        <w:rPr>
          <w:lang w:val="en-US" w:eastAsia="en-US"/>
        </w:rPr>
      </w:pPr>
      <w:r w:rsidRPr="003629E0">
        <w:rPr>
          <w:lang w:val="en-US" w:eastAsia="en-US"/>
        </w:rPr>
        <w:t xml:space="preserve">There are three types of data quality related rules, </w:t>
      </w:r>
      <w:r w:rsidRPr="003629E0">
        <w:rPr>
          <w:i/>
          <w:iCs/>
          <w:lang w:val="en-US" w:eastAsia="en-US"/>
        </w:rPr>
        <w:t>Quality rules</w:t>
      </w:r>
      <w:r w:rsidRPr="003629E0">
        <w:rPr>
          <w:lang w:val="en-US" w:eastAsia="en-US"/>
        </w:rPr>
        <w:t xml:space="preserve">, </w:t>
      </w:r>
      <w:r w:rsidRPr="003629E0">
        <w:rPr>
          <w:i/>
          <w:iCs/>
          <w:lang w:val="en-US" w:eastAsia="en-US"/>
        </w:rPr>
        <w:t>Data rules</w:t>
      </w:r>
      <w:r w:rsidRPr="003629E0">
        <w:rPr>
          <w:lang w:val="en-US" w:eastAsia="en-US"/>
        </w:rPr>
        <w:t xml:space="preserve"> and </w:t>
      </w:r>
      <w:r w:rsidRPr="003629E0">
        <w:rPr>
          <w:i/>
          <w:iCs/>
          <w:lang w:val="en-US" w:eastAsia="en-US"/>
        </w:rPr>
        <w:t>Automation rules</w:t>
      </w:r>
      <w:r w:rsidRPr="003629E0">
        <w:rPr>
          <w:lang w:val="en-US" w:eastAsia="en-US"/>
        </w:rPr>
        <w:t>. Quality rules and Automation rules will be discussed in this section.</w:t>
      </w:r>
    </w:p>
    <w:p w14:paraId="529994F0" w14:textId="77777777" w:rsidR="00A04552" w:rsidRPr="003629E0" w:rsidRDefault="00A04552" w:rsidP="00D23E62">
      <w:pPr>
        <w:pStyle w:val="Heading3"/>
      </w:pPr>
      <w:bookmarkStart w:id="50" w:name="_Toc123300999"/>
      <w:r w:rsidRPr="003629E0">
        <w:t>Creating rule definitions</w:t>
      </w:r>
      <w:bookmarkEnd w:id="50"/>
    </w:p>
    <w:p w14:paraId="68F3A7D5" w14:textId="77777777" w:rsidR="00147950" w:rsidRPr="003629E0" w:rsidRDefault="00C14169" w:rsidP="00147950">
      <w:pPr>
        <w:rPr>
          <w:lang w:val="en-US"/>
        </w:rPr>
      </w:pPr>
      <w:r w:rsidRPr="003629E0">
        <w:rPr>
          <w:lang w:val="en-US"/>
        </w:rPr>
        <w:t>Data r</w:t>
      </w:r>
      <w:r w:rsidR="00E06E70" w:rsidRPr="003629E0">
        <w:rPr>
          <w:lang w:val="en-US"/>
        </w:rPr>
        <w:t xml:space="preserve">ule definitions are the basis for both, </w:t>
      </w:r>
      <w:r w:rsidR="00E06E70" w:rsidRPr="003629E0">
        <w:rPr>
          <w:i/>
          <w:iCs/>
          <w:lang w:val="en-US"/>
        </w:rPr>
        <w:t>Quality rules</w:t>
      </w:r>
      <w:r w:rsidR="00E06E70" w:rsidRPr="003629E0">
        <w:rPr>
          <w:lang w:val="en-US"/>
        </w:rPr>
        <w:t xml:space="preserve"> and </w:t>
      </w:r>
      <w:r w:rsidR="00E06E70" w:rsidRPr="003629E0">
        <w:rPr>
          <w:i/>
          <w:iCs/>
          <w:lang w:val="en-US"/>
        </w:rPr>
        <w:t>Data rules</w:t>
      </w:r>
      <w:r w:rsidR="00E06E70" w:rsidRPr="003629E0">
        <w:rPr>
          <w:lang w:val="en-US"/>
        </w:rPr>
        <w:t xml:space="preserve">. </w:t>
      </w:r>
      <w:r w:rsidR="00147950" w:rsidRPr="003629E0">
        <w:rPr>
          <w:lang w:val="en-US"/>
        </w:rPr>
        <w:t xml:space="preserve">Data rule definitions are used to develop rule logic to analyze data. You can set up data rule definitions so that a variable, such as a word or term, is evaluated based on a specific condition or type of check. After you create data rule definitions, you can associate physical data sources to the definition. </w:t>
      </w:r>
    </w:p>
    <w:p w14:paraId="667A7EC1" w14:textId="3190E361" w:rsidR="00A04552" w:rsidRPr="003629E0" w:rsidRDefault="00A04552" w:rsidP="00A04552">
      <w:pPr>
        <w:pStyle w:val="ListParagraph"/>
        <w:numPr>
          <w:ilvl w:val="0"/>
          <w:numId w:val="15"/>
        </w:numPr>
      </w:pPr>
      <w:r w:rsidRPr="003629E0">
        <w:lastRenderedPageBreak/>
        <w:t xml:space="preserve">In the main menu, navigate to </w:t>
      </w:r>
      <w:r w:rsidR="000461DB">
        <w:rPr>
          <w:b/>
          <w:bCs/>
          <w:i/>
          <w:iCs/>
        </w:rPr>
        <w:t>Governance</w:t>
      </w:r>
      <w:r w:rsidRPr="003629E0">
        <w:rPr>
          <w:b/>
          <w:bCs/>
          <w:i/>
          <w:iCs/>
        </w:rPr>
        <w:t xml:space="preserve"> -&gt; Data quality</w:t>
      </w:r>
      <w:r w:rsidRPr="003629E0">
        <w:rPr>
          <w:i/>
          <w:iCs/>
        </w:rPr>
        <w:t>.</w:t>
      </w:r>
    </w:p>
    <w:p w14:paraId="045D8CEE" w14:textId="77777777" w:rsidR="00A04552" w:rsidRPr="003629E0" w:rsidRDefault="00A04552" w:rsidP="00A04552">
      <w:pPr>
        <w:pStyle w:val="ListParagraph"/>
        <w:numPr>
          <w:ilvl w:val="0"/>
          <w:numId w:val="15"/>
        </w:numPr>
      </w:pPr>
      <w:r w:rsidRPr="003629E0">
        <w:t xml:space="preserve">Open the </w:t>
      </w:r>
      <w:r w:rsidRPr="0000195E">
        <w:rPr>
          <w:b/>
          <w:bCs/>
          <w:i/>
          <w:iCs/>
        </w:rPr>
        <w:t>“Automated Discovery project - &lt;your id&gt;”</w:t>
      </w:r>
      <w:r w:rsidRPr="003629E0">
        <w:t xml:space="preserve"> project you have used for storing the Automated discovery results.</w:t>
      </w:r>
    </w:p>
    <w:p w14:paraId="13F43FA2" w14:textId="71F5C149" w:rsidR="00A04552" w:rsidRPr="003629E0" w:rsidRDefault="00A04552" w:rsidP="00A04552">
      <w:pPr>
        <w:pStyle w:val="ListParagraph"/>
        <w:numPr>
          <w:ilvl w:val="0"/>
          <w:numId w:val="15"/>
        </w:numPr>
      </w:pPr>
      <w:r w:rsidRPr="003629E0">
        <w:t xml:space="preserve">Navigate to the project’s </w:t>
      </w:r>
      <w:r w:rsidRPr="003629E0">
        <w:rPr>
          <w:b/>
          <w:bCs/>
          <w:i/>
          <w:iCs/>
        </w:rPr>
        <w:t>Data rules</w:t>
      </w:r>
      <w:r w:rsidRPr="003629E0">
        <w:t xml:space="preserve"> tab.</w:t>
      </w:r>
    </w:p>
    <w:p w14:paraId="1C39F408" w14:textId="77777777" w:rsidR="000C74ED" w:rsidRPr="003629E0" w:rsidRDefault="000C74ED" w:rsidP="00A04552">
      <w:pPr>
        <w:pStyle w:val="ListParagraph"/>
        <w:numPr>
          <w:ilvl w:val="0"/>
          <w:numId w:val="15"/>
        </w:numPr>
      </w:pPr>
      <w:r w:rsidRPr="003629E0">
        <w:t>There is a wide range of ready to use data rule definitions delivered with CPD.</w:t>
      </w:r>
    </w:p>
    <w:p w14:paraId="7653AA00" w14:textId="3443A092" w:rsidR="00A04552" w:rsidRPr="003629E0" w:rsidRDefault="00A04552" w:rsidP="000C74ED">
      <w:pPr>
        <w:pStyle w:val="ListParagraph"/>
      </w:pPr>
      <w:r w:rsidRPr="003629E0">
        <w:t xml:space="preserve">In the available </w:t>
      </w:r>
      <w:r w:rsidRPr="003629E0">
        <w:rPr>
          <w:i/>
          <w:iCs/>
        </w:rPr>
        <w:t>Data rule definition</w:t>
      </w:r>
      <w:r w:rsidRPr="003629E0">
        <w:t xml:space="preserve"> section tree, navigate to </w:t>
      </w:r>
      <w:r w:rsidRPr="003629E0">
        <w:rPr>
          <w:b/>
          <w:bCs/>
          <w:i/>
          <w:iCs/>
        </w:rPr>
        <w:t>Published rules -&gt; 01 Personal identity -&gt; Email address</w:t>
      </w:r>
      <w:r w:rsidRPr="003629E0">
        <w:t xml:space="preserve"> and locate the </w:t>
      </w:r>
      <w:proofErr w:type="spellStart"/>
      <w:r w:rsidRPr="003629E0">
        <w:rPr>
          <w:b/>
          <w:bCs/>
          <w:i/>
          <w:iCs/>
        </w:rPr>
        <w:t>EmailAddrValidFormat</w:t>
      </w:r>
      <w:proofErr w:type="spellEnd"/>
      <w:r w:rsidRPr="003629E0">
        <w:t xml:space="preserve"> rule definition</w:t>
      </w:r>
      <w:r w:rsidR="0000195E">
        <w:t xml:space="preserve"> by expanding the folders using the expand button (</w:t>
      </w:r>
      <w:r w:rsidR="0000195E" w:rsidRPr="0000195E">
        <w:rPr>
          <w:rFonts w:cs="Times New Roman (Body CS)"/>
          <w:noProof/>
          <w:position w:val="-4"/>
        </w:rPr>
        <w:drawing>
          <wp:inline distT="0" distB="0" distL="0" distR="0" wp14:anchorId="7DF5B9B2" wp14:editId="56E1ECBB">
            <wp:extent cx="177800" cy="1524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7800" cy="152400"/>
                    </a:xfrm>
                    <a:prstGeom prst="rect">
                      <a:avLst/>
                    </a:prstGeom>
                  </pic:spPr>
                </pic:pic>
              </a:graphicData>
            </a:graphic>
          </wp:inline>
        </w:drawing>
      </w:r>
      <w:r w:rsidR="0000195E">
        <w:t>)</w:t>
      </w:r>
      <w:r w:rsidRPr="003629E0">
        <w:t>.</w:t>
      </w:r>
    </w:p>
    <w:p w14:paraId="29860642" w14:textId="2A6B6112" w:rsidR="002E10D0" w:rsidRDefault="00472D79" w:rsidP="00472D79">
      <w:pPr>
        <w:pStyle w:val="ListParagraph"/>
        <w:numPr>
          <w:ilvl w:val="0"/>
          <w:numId w:val="15"/>
        </w:numPr>
      </w:pPr>
      <w:r w:rsidRPr="003629E0">
        <w:t>Click on the three-dot-menu (</w:t>
      </w:r>
      <w:r w:rsidRPr="00126288">
        <w:rPr>
          <w:rFonts w:cs="Times New Roman (Body CS)"/>
          <w:noProof/>
          <w:position w:val="-4"/>
        </w:rPr>
        <w:drawing>
          <wp:inline distT="0" distB="0" distL="0" distR="0" wp14:anchorId="20A767F2" wp14:editId="514B6BA5">
            <wp:extent cx="139700" cy="17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9700" cy="177800"/>
                    </a:xfrm>
                    <a:prstGeom prst="rect">
                      <a:avLst/>
                    </a:prstGeom>
                  </pic:spPr>
                </pic:pic>
              </a:graphicData>
            </a:graphic>
          </wp:inline>
        </w:drawing>
      </w:r>
      <w:r w:rsidRPr="003629E0">
        <w:t xml:space="preserve">) right to the rule name and select </w:t>
      </w:r>
      <w:r>
        <w:rPr>
          <w:b/>
          <w:bCs/>
          <w:i/>
          <w:iCs/>
        </w:rPr>
        <w:t>Manage in project</w:t>
      </w:r>
      <w:r w:rsidRPr="003629E0">
        <w:t>.</w:t>
      </w:r>
      <w:r>
        <w:t xml:space="preserve"> </w:t>
      </w:r>
      <w:r w:rsidR="002E10D0">
        <w:t xml:space="preserve">This will enable you to use the rule when creating an </w:t>
      </w:r>
      <w:r w:rsidR="002E10D0" w:rsidRPr="00472D79">
        <w:rPr>
          <w:i/>
          <w:iCs/>
        </w:rPr>
        <w:t>automation rule</w:t>
      </w:r>
      <w:r w:rsidR="002E10D0">
        <w:t xml:space="preserve"> in step </w:t>
      </w:r>
      <w:r w:rsidR="002E10D0">
        <w:fldChar w:fldCharType="begin"/>
      </w:r>
      <w:r w:rsidR="002E10D0">
        <w:instrText xml:space="preserve"> REF _Ref63359875 \r \h </w:instrText>
      </w:r>
      <w:r w:rsidR="002E10D0">
        <w:fldChar w:fldCharType="separate"/>
      </w:r>
      <w:r w:rsidR="00044E9A">
        <w:t>5.4.3</w:t>
      </w:r>
      <w:r w:rsidR="002E10D0">
        <w:fldChar w:fldCharType="end"/>
      </w:r>
      <w:r w:rsidR="002E10D0">
        <w:t>.</w:t>
      </w:r>
    </w:p>
    <w:p w14:paraId="3FB76446" w14:textId="31DD6488" w:rsidR="002E10D0" w:rsidRDefault="002E10D0" w:rsidP="002E10D0">
      <w:pPr>
        <w:pStyle w:val="ListParagraph"/>
        <w:numPr>
          <w:ilvl w:val="0"/>
          <w:numId w:val="15"/>
        </w:numPr>
      </w:pPr>
      <w:r>
        <w:t xml:space="preserve">You will see a confirmation and the rule will be copied into the </w:t>
      </w:r>
      <w:r w:rsidRPr="002E10D0">
        <w:rPr>
          <w:b/>
          <w:bCs/>
          <w:i/>
          <w:iCs/>
        </w:rPr>
        <w:t>All</w:t>
      </w:r>
      <w:r>
        <w:t xml:space="preserve"> folder above the </w:t>
      </w:r>
      <w:r w:rsidRPr="002E10D0">
        <w:rPr>
          <w:b/>
          <w:bCs/>
          <w:i/>
          <w:iCs/>
        </w:rPr>
        <w:t xml:space="preserve">Published rules </w:t>
      </w:r>
      <w:r w:rsidRPr="002E10D0">
        <w:t>folder</w:t>
      </w:r>
      <w:r w:rsidR="00472D79">
        <w:t xml:space="preserve">. </w:t>
      </w:r>
      <w:r w:rsidR="00472D79">
        <w:br/>
      </w:r>
      <w:r w:rsidR="00472D79" w:rsidRPr="00472D79">
        <w:rPr>
          <w:noProof/>
        </w:rPr>
        <w:drawing>
          <wp:inline distT="0" distB="0" distL="0" distR="0" wp14:anchorId="126CBBF4" wp14:editId="08D39711">
            <wp:extent cx="5062855" cy="945149"/>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4"/>
                    <a:stretch>
                      <a:fillRect/>
                    </a:stretch>
                  </pic:blipFill>
                  <pic:spPr>
                    <a:xfrm>
                      <a:off x="0" y="0"/>
                      <a:ext cx="5101102" cy="952289"/>
                    </a:xfrm>
                    <a:prstGeom prst="rect">
                      <a:avLst/>
                    </a:prstGeom>
                  </pic:spPr>
                </pic:pic>
              </a:graphicData>
            </a:graphic>
          </wp:inline>
        </w:drawing>
      </w:r>
    </w:p>
    <w:p w14:paraId="6316F6EF" w14:textId="77777777" w:rsidR="00472D79" w:rsidRDefault="00472D79" w:rsidP="00472D79">
      <w:pPr>
        <w:pStyle w:val="ListParagraph"/>
        <w:numPr>
          <w:ilvl w:val="0"/>
          <w:numId w:val="15"/>
        </w:numPr>
      </w:pPr>
      <w:r w:rsidRPr="003629E0">
        <w:t>Click on the three-dot-menu (</w:t>
      </w:r>
      <w:r w:rsidRPr="00126288">
        <w:rPr>
          <w:rFonts w:cs="Times New Roman (Body CS)"/>
          <w:noProof/>
          <w:position w:val="-4"/>
        </w:rPr>
        <w:drawing>
          <wp:inline distT="0" distB="0" distL="0" distR="0" wp14:anchorId="030C29EF" wp14:editId="04B17A03">
            <wp:extent cx="139700" cy="1778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9700" cy="177800"/>
                    </a:xfrm>
                    <a:prstGeom prst="rect">
                      <a:avLst/>
                    </a:prstGeom>
                  </pic:spPr>
                </pic:pic>
              </a:graphicData>
            </a:graphic>
          </wp:inline>
        </w:drawing>
      </w:r>
      <w:r w:rsidRPr="003629E0">
        <w:t xml:space="preserve">) right to the rule name and select </w:t>
      </w:r>
      <w:r w:rsidRPr="003629E0">
        <w:rPr>
          <w:b/>
          <w:bCs/>
          <w:i/>
          <w:iCs/>
        </w:rPr>
        <w:t>View</w:t>
      </w:r>
      <w:r w:rsidRPr="003629E0">
        <w:t>.</w:t>
      </w:r>
    </w:p>
    <w:p w14:paraId="5BC71BAD" w14:textId="70F00835" w:rsidR="00A04552" w:rsidRPr="003629E0" w:rsidRDefault="00126288" w:rsidP="00A04552">
      <w:pPr>
        <w:pStyle w:val="ListParagraph"/>
        <w:numPr>
          <w:ilvl w:val="0"/>
          <w:numId w:val="15"/>
        </w:numPr>
      </w:pPr>
      <w:r>
        <w:t>Select</w:t>
      </w:r>
      <w:r w:rsidR="00A04552" w:rsidRPr="003629E0">
        <w:t xml:space="preserve"> the </w:t>
      </w:r>
      <w:r w:rsidR="00A04552" w:rsidRPr="003629E0">
        <w:rPr>
          <w:b/>
          <w:bCs/>
          <w:i/>
          <w:iCs/>
        </w:rPr>
        <w:t>Run logic</w:t>
      </w:r>
      <w:r w:rsidR="00A04552" w:rsidRPr="003629E0">
        <w:t xml:space="preserve"> tab.</w:t>
      </w:r>
    </w:p>
    <w:p w14:paraId="007DB517" w14:textId="77777777" w:rsidR="00A04552" w:rsidRPr="003629E0" w:rsidRDefault="00A04552" w:rsidP="00A04552">
      <w:pPr>
        <w:pStyle w:val="ListParagraph"/>
        <w:numPr>
          <w:ilvl w:val="0"/>
          <w:numId w:val="15"/>
        </w:numPr>
      </w:pPr>
      <w:r w:rsidRPr="003629E0">
        <w:t>The rule is being displayed in two ways:</w:t>
      </w:r>
    </w:p>
    <w:p w14:paraId="7198D36C" w14:textId="43319146" w:rsidR="00A04552" w:rsidRPr="003629E0" w:rsidRDefault="00A04552" w:rsidP="00A04552">
      <w:pPr>
        <w:pStyle w:val="ListParagraph"/>
        <w:numPr>
          <w:ilvl w:val="1"/>
          <w:numId w:val="15"/>
        </w:numPr>
      </w:pPr>
      <w:r w:rsidRPr="003629E0">
        <w:t>A visual representation:</w:t>
      </w:r>
      <w:r w:rsidRPr="003629E0">
        <w:br/>
      </w:r>
      <w:r w:rsidR="00B32F69" w:rsidRPr="00B32F69">
        <w:rPr>
          <w:noProof/>
        </w:rPr>
        <w:drawing>
          <wp:inline distT="0" distB="0" distL="0" distR="0" wp14:anchorId="5F9F0C0F" wp14:editId="739E8F49">
            <wp:extent cx="4610100" cy="1473200"/>
            <wp:effectExtent l="0" t="0" r="0" b="0"/>
            <wp:docPr id="122" name="Picture 1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website&#10;&#10;Description automatically generated"/>
                    <pic:cNvPicPr/>
                  </pic:nvPicPr>
                  <pic:blipFill>
                    <a:blip r:embed="rId65"/>
                    <a:stretch>
                      <a:fillRect/>
                    </a:stretch>
                  </pic:blipFill>
                  <pic:spPr>
                    <a:xfrm>
                      <a:off x="0" y="0"/>
                      <a:ext cx="4610100" cy="1473200"/>
                    </a:xfrm>
                    <a:prstGeom prst="rect">
                      <a:avLst/>
                    </a:prstGeom>
                  </pic:spPr>
                </pic:pic>
              </a:graphicData>
            </a:graphic>
          </wp:inline>
        </w:drawing>
      </w:r>
    </w:p>
    <w:p w14:paraId="0EF3CC8D" w14:textId="77777777" w:rsidR="00A04552" w:rsidRPr="003629E0" w:rsidRDefault="00A04552" w:rsidP="00A04552">
      <w:pPr>
        <w:pStyle w:val="ListParagraph"/>
        <w:numPr>
          <w:ilvl w:val="1"/>
          <w:numId w:val="15"/>
        </w:numPr>
      </w:pPr>
      <w:r w:rsidRPr="003629E0">
        <w:t>A textual representation:</w:t>
      </w:r>
      <w:r w:rsidRPr="003629E0">
        <w:br/>
        <w:t xml:space="preserve">IF email EXISTS AND </w:t>
      </w:r>
      <w:proofErr w:type="spellStart"/>
      <w:r w:rsidRPr="003629E0">
        <w:t>len</w:t>
      </w:r>
      <w:proofErr w:type="spellEnd"/>
      <w:r w:rsidRPr="003629E0">
        <w:t>(trim(email)) &lt;&gt; 0 THEN email MATCHES_REGEX '^[_a-zA-Z0-9-!#$%&amp;\'*+/=?^`{|}~]+(\.[_a-zA-Z0-9-!#$%&amp;\'*+/=?^`{|}~]+)*@[a-zA-Z0-9-]+(\.[a-zA-Z0-9-]+)*(\.[a-zA-Z]{2,6})$'</w:t>
      </w:r>
    </w:p>
    <w:p w14:paraId="39FAF50C" w14:textId="24EBDCAE" w:rsidR="00C4632B" w:rsidRPr="003629E0" w:rsidRDefault="00A04552" w:rsidP="00046663">
      <w:pPr>
        <w:pStyle w:val="ListParagraph"/>
        <w:numPr>
          <w:ilvl w:val="0"/>
          <w:numId w:val="15"/>
        </w:numPr>
      </w:pPr>
      <w:r w:rsidRPr="003629E0">
        <w:t>New rule definitions can be defined in either of the two way</w:t>
      </w:r>
      <w:r w:rsidR="00B32F69">
        <w:t>s</w:t>
      </w:r>
      <w:r w:rsidRPr="003629E0">
        <w:t>.</w:t>
      </w:r>
      <w:r w:rsidR="00046663" w:rsidRPr="003629E0">
        <w:t xml:space="preserve"> </w:t>
      </w:r>
      <w:r w:rsidR="00C4632B" w:rsidRPr="003629E0">
        <w:t>In this workshop, existing rule definitions are being used.</w:t>
      </w:r>
    </w:p>
    <w:p w14:paraId="6B978D32" w14:textId="77777777" w:rsidR="009F251A" w:rsidRPr="003629E0" w:rsidRDefault="00015F8F" w:rsidP="00D23E62">
      <w:pPr>
        <w:pStyle w:val="Heading3"/>
      </w:pPr>
      <w:bookmarkStart w:id="51" w:name="_Toc123301000"/>
      <w:r w:rsidRPr="003629E0">
        <w:t>Creating q</w:t>
      </w:r>
      <w:r w:rsidR="009F251A" w:rsidRPr="003629E0">
        <w:t>uality rules</w:t>
      </w:r>
      <w:bookmarkEnd w:id="51"/>
    </w:p>
    <w:p w14:paraId="3010AE14" w14:textId="77777777" w:rsidR="009F251A" w:rsidRPr="003629E0" w:rsidRDefault="009F251A" w:rsidP="009F251A">
      <w:pPr>
        <w:rPr>
          <w:lang w:val="en-US"/>
        </w:rPr>
      </w:pPr>
      <w:r w:rsidRPr="003629E0">
        <w:rPr>
          <w:lang w:val="en-US"/>
        </w:rPr>
        <w:t xml:space="preserve">Quality rules are run </w:t>
      </w:r>
      <w:r w:rsidR="00915C0C" w:rsidRPr="003629E0">
        <w:rPr>
          <w:lang w:val="en-US"/>
        </w:rPr>
        <w:t xml:space="preserve">implicitly </w:t>
      </w:r>
      <w:r w:rsidRPr="003629E0">
        <w:rPr>
          <w:lang w:val="en-US"/>
        </w:rPr>
        <w:t xml:space="preserve">as part of the data quality analysis. The output of a quality rule is displayed as a rule violation in the data quality score analysis results. </w:t>
      </w:r>
    </w:p>
    <w:p w14:paraId="0AF2F2EF" w14:textId="310A6901" w:rsidR="009F251A" w:rsidRPr="003629E0" w:rsidRDefault="009F251A" w:rsidP="00915C0C">
      <w:pPr>
        <w:pStyle w:val="ListParagraph"/>
        <w:numPr>
          <w:ilvl w:val="0"/>
          <w:numId w:val="32"/>
        </w:numPr>
      </w:pPr>
      <w:r w:rsidRPr="003629E0">
        <w:t xml:space="preserve">In the main menu, navigate to </w:t>
      </w:r>
      <w:r w:rsidR="00B159DA">
        <w:rPr>
          <w:b/>
          <w:bCs/>
          <w:i/>
          <w:iCs/>
        </w:rPr>
        <w:t>Governance</w:t>
      </w:r>
      <w:r w:rsidR="00B159DA" w:rsidRPr="003629E0">
        <w:rPr>
          <w:b/>
          <w:bCs/>
          <w:i/>
          <w:iCs/>
        </w:rPr>
        <w:t xml:space="preserve"> </w:t>
      </w:r>
      <w:r w:rsidRPr="003629E0">
        <w:rPr>
          <w:b/>
          <w:bCs/>
          <w:i/>
          <w:iCs/>
        </w:rPr>
        <w:t>-&gt; Data quality</w:t>
      </w:r>
      <w:r w:rsidRPr="003629E0">
        <w:rPr>
          <w:i/>
          <w:iCs/>
        </w:rPr>
        <w:t>.</w:t>
      </w:r>
    </w:p>
    <w:p w14:paraId="255E811C" w14:textId="77777777" w:rsidR="009F251A" w:rsidRPr="003629E0" w:rsidRDefault="009F251A" w:rsidP="00915C0C">
      <w:pPr>
        <w:pStyle w:val="ListParagraph"/>
        <w:numPr>
          <w:ilvl w:val="0"/>
          <w:numId w:val="32"/>
        </w:numPr>
      </w:pPr>
      <w:r w:rsidRPr="003629E0">
        <w:t xml:space="preserve">Open the </w:t>
      </w:r>
      <w:r w:rsidRPr="00D9123D">
        <w:rPr>
          <w:b/>
          <w:bCs/>
          <w:i/>
          <w:iCs/>
        </w:rPr>
        <w:t>“Automated Discovery project - &lt;your id&gt;”</w:t>
      </w:r>
      <w:r w:rsidRPr="003629E0">
        <w:t xml:space="preserve"> project.</w:t>
      </w:r>
    </w:p>
    <w:p w14:paraId="358BD12F" w14:textId="303E57E7" w:rsidR="007B536A" w:rsidRDefault="009F251A" w:rsidP="00915C0C">
      <w:pPr>
        <w:pStyle w:val="ListParagraph"/>
        <w:numPr>
          <w:ilvl w:val="0"/>
          <w:numId w:val="32"/>
        </w:numPr>
      </w:pPr>
      <w:r w:rsidRPr="003629E0">
        <w:t>Navi</w:t>
      </w:r>
      <w:r w:rsidR="007B536A" w:rsidRPr="003629E0">
        <w:t xml:space="preserve">gate to the </w:t>
      </w:r>
      <w:r w:rsidR="007B536A" w:rsidRPr="003629E0">
        <w:rPr>
          <w:b/>
          <w:bCs/>
          <w:i/>
          <w:iCs/>
        </w:rPr>
        <w:t>Data assets</w:t>
      </w:r>
      <w:r w:rsidR="007B536A" w:rsidRPr="003629E0">
        <w:t xml:space="preserve"> tab and click on the </w:t>
      </w:r>
      <w:r w:rsidR="007B536A" w:rsidRPr="003629E0">
        <w:rPr>
          <w:b/>
          <w:bCs/>
        </w:rPr>
        <w:t>CUSTOMER</w:t>
      </w:r>
      <w:r w:rsidR="007B536A" w:rsidRPr="003629E0">
        <w:t xml:space="preserve"> table </w:t>
      </w:r>
      <w:r w:rsidR="00A23B23">
        <w:t>card or link</w:t>
      </w:r>
      <w:r w:rsidR="007B536A" w:rsidRPr="003629E0">
        <w:t>.</w:t>
      </w:r>
    </w:p>
    <w:p w14:paraId="62BF142E" w14:textId="379A807B" w:rsidR="00A23B23" w:rsidRPr="003629E0" w:rsidRDefault="00A23B23" w:rsidP="00915C0C">
      <w:pPr>
        <w:pStyle w:val="ListParagraph"/>
        <w:numPr>
          <w:ilvl w:val="0"/>
          <w:numId w:val="32"/>
        </w:numPr>
      </w:pPr>
      <w:r>
        <w:t xml:space="preserve">In the </w:t>
      </w:r>
      <w:r w:rsidRPr="00A23B23">
        <w:rPr>
          <w:i/>
          <w:iCs/>
        </w:rPr>
        <w:t>Columns</w:t>
      </w:r>
      <w:r>
        <w:t xml:space="preserve"> tab, click on the </w:t>
      </w:r>
      <w:r w:rsidRPr="00A23B23">
        <w:rPr>
          <w:b/>
          <w:bCs/>
          <w:i/>
          <w:iCs/>
        </w:rPr>
        <w:t>EMAIL</w:t>
      </w:r>
      <w:r>
        <w:t xml:space="preserve"> column.</w:t>
      </w:r>
    </w:p>
    <w:p w14:paraId="4FE4D2E3" w14:textId="332FE542" w:rsidR="009F251A" w:rsidRPr="003629E0" w:rsidRDefault="00C400CA" w:rsidP="00915C0C">
      <w:pPr>
        <w:pStyle w:val="ListParagraph"/>
        <w:numPr>
          <w:ilvl w:val="0"/>
          <w:numId w:val="32"/>
        </w:numPr>
      </w:pPr>
      <w:r>
        <w:t>On the</w:t>
      </w:r>
      <w:r w:rsidR="00B159DA">
        <w:t xml:space="preserve"> </w:t>
      </w:r>
      <w:r w:rsidR="00B159DA" w:rsidRPr="00C400CA">
        <w:rPr>
          <w:b/>
          <w:bCs/>
          <w:i/>
          <w:iCs/>
        </w:rPr>
        <w:t>Rules</w:t>
      </w:r>
      <w:r w:rsidR="00B159DA" w:rsidRPr="00C400CA">
        <w:t xml:space="preserve"> </w:t>
      </w:r>
      <w:r w:rsidRPr="00C400CA">
        <w:t>tab</w:t>
      </w:r>
      <w:r>
        <w:rPr>
          <w:b/>
          <w:bCs/>
        </w:rPr>
        <w:t xml:space="preserve">, </w:t>
      </w:r>
      <w:r w:rsidR="00B159DA">
        <w:t>c</w:t>
      </w:r>
      <w:r w:rsidR="007B536A" w:rsidRPr="003629E0">
        <w:t xml:space="preserve">lick on the </w:t>
      </w:r>
      <w:r w:rsidR="00A23B23">
        <w:rPr>
          <w:b/>
          <w:bCs/>
          <w:i/>
          <w:iCs/>
        </w:rPr>
        <w:t>Create</w:t>
      </w:r>
      <w:r w:rsidR="007B536A" w:rsidRPr="003629E0">
        <w:rPr>
          <w:b/>
          <w:bCs/>
          <w:i/>
          <w:iCs/>
        </w:rPr>
        <w:t xml:space="preserve"> rule</w:t>
      </w:r>
      <w:r w:rsidR="007B536A" w:rsidRPr="003629E0">
        <w:t xml:space="preserve"> link </w:t>
      </w:r>
      <w:r w:rsidR="00A23B23">
        <w:t xml:space="preserve">in </w:t>
      </w:r>
      <w:r w:rsidR="007B536A" w:rsidRPr="003629E0">
        <w:t xml:space="preserve">the </w:t>
      </w:r>
      <w:r w:rsidR="0082299D" w:rsidRPr="003629E0">
        <w:t>in the upper right corner</w:t>
      </w:r>
      <w:r w:rsidR="007B536A" w:rsidRPr="003629E0">
        <w:t>.</w:t>
      </w:r>
    </w:p>
    <w:p w14:paraId="1934F1BB" w14:textId="792BBE7D" w:rsidR="007B7B25" w:rsidRDefault="007B7B25" w:rsidP="00915C0C">
      <w:pPr>
        <w:pStyle w:val="ListParagraph"/>
        <w:numPr>
          <w:ilvl w:val="0"/>
          <w:numId w:val="32"/>
        </w:numPr>
      </w:pPr>
      <w:r>
        <w:t>The Create data rule wizard comes up that leads you through the steps of the rule creation.</w:t>
      </w:r>
    </w:p>
    <w:p w14:paraId="7BF90A79" w14:textId="0CAE09E9" w:rsidR="007B7B25" w:rsidRDefault="007B536A" w:rsidP="00915C0C">
      <w:pPr>
        <w:pStyle w:val="ListParagraph"/>
        <w:numPr>
          <w:ilvl w:val="0"/>
          <w:numId w:val="32"/>
        </w:numPr>
      </w:pPr>
      <w:r w:rsidRPr="003629E0">
        <w:lastRenderedPageBreak/>
        <w:t xml:space="preserve">In the </w:t>
      </w:r>
      <w:r w:rsidR="007B7B25">
        <w:t xml:space="preserve">Rule definition step, select </w:t>
      </w:r>
      <w:r w:rsidR="007B7B25" w:rsidRPr="007B7B25">
        <w:rPr>
          <w:i/>
          <w:iCs/>
        </w:rPr>
        <w:t>Rule type</w:t>
      </w:r>
      <w:r w:rsidR="007B7B25">
        <w:t xml:space="preserve"> </w:t>
      </w:r>
      <w:r w:rsidR="007B7B25" w:rsidRPr="007B7B25">
        <w:rPr>
          <w:b/>
          <w:bCs/>
          <w:i/>
          <w:iCs/>
        </w:rPr>
        <w:t>Quality rule</w:t>
      </w:r>
      <w:r w:rsidR="007B7B25">
        <w:t>.</w:t>
      </w:r>
    </w:p>
    <w:p w14:paraId="48A0802E" w14:textId="7FC92AD9" w:rsidR="007B536A" w:rsidRPr="003629E0" w:rsidRDefault="002F103E" w:rsidP="00915C0C">
      <w:pPr>
        <w:pStyle w:val="ListParagraph"/>
        <w:numPr>
          <w:ilvl w:val="0"/>
          <w:numId w:val="32"/>
        </w:numPr>
      </w:pPr>
      <w:r>
        <w:t xml:space="preserve">In the </w:t>
      </w:r>
      <w:r w:rsidR="007B536A" w:rsidRPr="003629E0">
        <w:t xml:space="preserve">available </w:t>
      </w:r>
      <w:r w:rsidR="007B536A" w:rsidRPr="003629E0">
        <w:rPr>
          <w:i/>
          <w:iCs/>
        </w:rPr>
        <w:t>Data rule definition</w:t>
      </w:r>
      <w:r w:rsidR="007B536A" w:rsidRPr="003629E0">
        <w:t xml:space="preserve"> section tree, navigate to </w:t>
      </w:r>
      <w:r w:rsidR="007B536A" w:rsidRPr="003629E0">
        <w:rPr>
          <w:b/>
          <w:bCs/>
          <w:i/>
          <w:iCs/>
        </w:rPr>
        <w:t>Published rules -&gt; 01 Personal identity -&gt; Email address</w:t>
      </w:r>
      <w:r w:rsidR="007B536A" w:rsidRPr="003629E0">
        <w:t xml:space="preserve"> and select the </w:t>
      </w:r>
      <w:proofErr w:type="spellStart"/>
      <w:r w:rsidR="007B536A" w:rsidRPr="003629E0">
        <w:rPr>
          <w:b/>
          <w:bCs/>
          <w:i/>
          <w:iCs/>
        </w:rPr>
        <w:t>EmailAddrValidFormat</w:t>
      </w:r>
      <w:proofErr w:type="spellEnd"/>
      <w:r w:rsidR="007B536A" w:rsidRPr="003629E0">
        <w:t xml:space="preserve"> rule definition.</w:t>
      </w:r>
    </w:p>
    <w:p w14:paraId="506237CE" w14:textId="77777777" w:rsidR="007B536A" w:rsidRPr="003629E0" w:rsidRDefault="007B536A" w:rsidP="00915C0C">
      <w:pPr>
        <w:pStyle w:val="ListParagraph"/>
        <w:numPr>
          <w:ilvl w:val="0"/>
          <w:numId w:val="32"/>
        </w:numPr>
      </w:pPr>
      <w:r w:rsidRPr="003629E0">
        <w:t xml:space="preserve">A panel will pop up asking whether you want to add the </w:t>
      </w:r>
      <w:r w:rsidR="002A25F4" w:rsidRPr="003629E0">
        <w:t xml:space="preserve">data </w:t>
      </w:r>
      <w:r w:rsidRPr="003629E0">
        <w:t xml:space="preserve">rule definition to the project. Confirm by clicking the </w:t>
      </w:r>
      <w:r w:rsidRPr="003629E0">
        <w:rPr>
          <w:b/>
          <w:bCs/>
          <w:i/>
          <w:iCs/>
        </w:rPr>
        <w:t>Add</w:t>
      </w:r>
      <w:r w:rsidRPr="003629E0">
        <w:t xml:space="preserve"> button.</w:t>
      </w:r>
    </w:p>
    <w:p w14:paraId="6303C488" w14:textId="77777777" w:rsidR="00077E4D" w:rsidRPr="003629E0" w:rsidRDefault="002A25F4" w:rsidP="00077E4D">
      <w:pPr>
        <w:pStyle w:val="ListParagraph"/>
        <w:numPr>
          <w:ilvl w:val="0"/>
          <w:numId w:val="32"/>
        </w:numPr>
      </w:pPr>
      <w:r w:rsidRPr="003629E0">
        <w:t xml:space="preserve">In the </w:t>
      </w:r>
      <w:r w:rsidRPr="00CF669F">
        <w:rPr>
          <w:b/>
          <w:bCs/>
          <w:i/>
          <w:iCs/>
        </w:rPr>
        <w:t>All</w:t>
      </w:r>
      <w:r w:rsidRPr="003629E0">
        <w:t xml:space="preserve"> folder, select the newly added data rule definition </w:t>
      </w:r>
      <w:proofErr w:type="spellStart"/>
      <w:r w:rsidRPr="003629E0">
        <w:rPr>
          <w:i/>
          <w:iCs/>
        </w:rPr>
        <w:t>EmailAddrValidFormat</w:t>
      </w:r>
      <w:proofErr w:type="spellEnd"/>
      <w:r w:rsidRPr="003629E0">
        <w:rPr>
          <w:i/>
          <w:iCs/>
        </w:rPr>
        <w:t xml:space="preserve"> </w:t>
      </w:r>
      <w:r w:rsidRPr="003629E0">
        <w:t xml:space="preserve">and click </w:t>
      </w:r>
      <w:r w:rsidRPr="003629E0">
        <w:rPr>
          <w:b/>
          <w:bCs/>
          <w:i/>
          <w:iCs/>
        </w:rPr>
        <w:t>Next</w:t>
      </w:r>
      <w:r w:rsidRPr="003629E0">
        <w:t>.</w:t>
      </w:r>
    </w:p>
    <w:p w14:paraId="2297886C" w14:textId="06A53206" w:rsidR="00CA47C7" w:rsidRPr="003629E0" w:rsidRDefault="002A25F4" w:rsidP="00915C0C">
      <w:pPr>
        <w:pStyle w:val="ListParagraph"/>
        <w:numPr>
          <w:ilvl w:val="0"/>
          <w:numId w:val="32"/>
        </w:numPr>
      </w:pPr>
      <w:r w:rsidRPr="003629E0">
        <w:t xml:space="preserve">On the left, select </w:t>
      </w:r>
      <w:r w:rsidRPr="00CF669F">
        <w:rPr>
          <w:b/>
          <w:bCs/>
          <w:i/>
          <w:iCs/>
        </w:rPr>
        <w:t>email</w:t>
      </w:r>
      <w:r w:rsidRPr="003629E0">
        <w:t xml:space="preserve"> variable, on the right, select the </w:t>
      </w:r>
      <w:r w:rsidRPr="00CF669F">
        <w:rPr>
          <w:b/>
          <w:bCs/>
          <w:i/>
          <w:iCs/>
        </w:rPr>
        <w:t>EMAIL</w:t>
      </w:r>
      <w:r w:rsidRPr="003629E0">
        <w:rPr>
          <w:i/>
          <w:iCs/>
        </w:rPr>
        <w:t xml:space="preserve"> </w:t>
      </w:r>
      <w:r w:rsidRPr="00CF669F">
        <w:t>column</w:t>
      </w:r>
      <w:r w:rsidRPr="003629E0">
        <w:t xml:space="preserve"> of the </w:t>
      </w:r>
      <w:r w:rsidRPr="00CF669F">
        <w:rPr>
          <w:b/>
          <w:bCs/>
          <w:i/>
          <w:iCs/>
        </w:rPr>
        <w:t>CUSTOMER</w:t>
      </w:r>
      <w:r w:rsidRPr="003629E0">
        <w:t xml:space="preserve"> table.</w:t>
      </w:r>
      <w:r w:rsidR="00CA47C7" w:rsidRPr="003629E0">
        <w:t xml:space="preserve"> Then click the </w:t>
      </w:r>
      <w:r w:rsidR="00CA47C7" w:rsidRPr="003629E0">
        <w:rPr>
          <w:b/>
          <w:bCs/>
          <w:i/>
          <w:iCs/>
        </w:rPr>
        <w:t>Bind</w:t>
      </w:r>
      <w:r w:rsidR="00CA47C7" w:rsidRPr="003629E0">
        <w:t>.</w:t>
      </w:r>
      <w:r w:rsidR="00CA47C7" w:rsidRPr="003629E0">
        <w:br/>
      </w:r>
      <w:r w:rsidR="0017222C" w:rsidRPr="0017222C">
        <w:rPr>
          <w:noProof/>
        </w:rPr>
        <w:drawing>
          <wp:inline distT="0" distB="0" distL="0" distR="0" wp14:anchorId="0A7CCFF2" wp14:editId="0D4FAE03">
            <wp:extent cx="5217795" cy="1792063"/>
            <wp:effectExtent l="12700" t="12700" r="14605" b="11430"/>
            <wp:docPr id="125" name="Picture 1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application&#10;&#10;Description automatically generated"/>
                    <pic:cNvPicPr/>
                  </pic:nvPicPr>
                  <pic:blipFill>
                    <a:blip r:embed="rId66"/>
                    <a:stretch>
                      <a:fillRect/>
                    </a:stretch>
                  </pic:blipFill>
                  <pic:spPr>
                    <a:xfrm>
                      <a:off x="0" y="0"/>
                      <a:ext cx="5282774" cy="1814380"/>
                    </a:xfrm>
                    <a:prstGeom prst="rect">
                      <a:avLst/>
                    </a:prstGeom>
                    <a:ln w="6350">
                      <a:solidFill>
                        <a:schemeClr val="tx1"/>
                      </a:solidFill>
                    </a:ln>
                  </pic:spPr>
                </pic:pic>
              </a:graphicData>
            </a:graphic>
          </wp:inline>
        </w:drawing>
      </w:r>
    </w:p>
    <w:p w14:paraId="2A596A1B" w14:textId="77777777" w:rsidR="00CA47C7" w:rsidRPr="003629E0" w:rsidRDefault="00CA47C7" w:rsidP="00915C0C">
      <w:pPr>
        <w:pStyle w:val="ListParagraph"/>
        <w:numPr>
          <w:ilvl w:val="0"/>
          <w:numId w:val="32"/>
        </w:numPr>
      </w:pPr>
      <w:r w:rsidRPr="003629E0">
        <w:t xml:space="preserve">Click </w:t>
      </w:r>
      <w:r w:rsidRPr="003629E0">
        <w:rPr>
          <w:b/>
          <w:bCs/>
          <w:i/>
          <w:iCs/>
        </w:rPr>
        <w:t>Next</w:t>
      </w:r>
      <w:r w:rsidRPr="003629E0">
        <w:t>.</w:t>
      </w:r>
    </w:p>
    <w:p w14:paraId="4348639A" w14:textId="096090FA" w:rsidR="00CA47C7" w:rsidRPr="003629E0" w:rsidRDefault="00AC58FE" w:rsidP="00915C0C">
      <w:pPr>
        <w:pStyle w:val="ListParagraph"/>
        <w:numPr>
          <w:ilvl w:val="0"/>
          <w:numId w:val="32"/>
        </w:numPr>
      </w:pPr>
      <w:r>
        <w:t xml:space="preserve">On the </w:t>
      </w:r>
      <w:r w:rsidRPr="00AC58FE">
        <w:rPr>
          <w:i/>
          <w:iCs/>
        </w:rPr>
        <w:t>Summary and test</w:t>
      </w:r>
      <w:r>
        <w:t xml:space="preserve"> tab, click </w:t>
      </w:r>
      <w:r w:rsidR="00CA47C7" w:rsidRPr="003629E0">
        <w:t xml:space="preserve">on the </w:t>
      </w:r>
      <w:r w:rsidR="00CA47C7" w:rsidRPr="003629E0">
        <w:rPr>
          <w:b/>
          <w:bCs/>
          <w:i/>
          <w:iCs/>
        </w:rPr>
        <w:t>Test</w:t>
      </w:r>
      <w:r w:rsidR="00CA47C7" w:rsidRPr="003629E0">
        <w:t xml:space="preserve"> button in order to validate the new Quality rule.</w:t>
      </w:r>
    </w:p>
    <w:p w14:paraId="4B21E3F6" w14:textId="46C4E6DF" w:rsidR="00F027A7" w:rsidRPr="003629E0" w:rsidRDefault="00E92256" w:rsidP="00915C0C">
      <w:pPr>
        <w:pStyle w:val="ListParagraph"/>
        <w:numPr>
          <w:ilvl w:val="0"/>
          <w:numId w:val="32"/>
        </w:numPr>
      </w:pPr>
      <w:r w:rsidRPr="003629E0">
        <w:t xml:space="preserve">The </w:t>
      </w:r>
      <w:r w:rsidRPr="003629E0">
        <w:rPr>
          <w:i/>
          <w:iCs/>
        </w:rPr>
        <w:t>Test results</w:t>
      </w:r>
      <w:r w:rsidRPr="003629E0">
        <w:t xml:space="preserve"> show that </w:t>
      </w:r>
      <w:r w:rsidR="00A70F41">
        <w:t>99</w:t>
      </w:r>
      <w:r w:rsidRPr="003629E0">
        <w:t xml:space="preserve"> percent of the records meet the rule</w:t>
      </w:r>
      <w:r w:rsidR="00A70F41">
        <w:t>. The detailed records that did meet and did not meet the text are displayed in separate tabs underneath.</w:t>
      </w:r>
      <w:r w:rsidRPr="003629E0">
        <w:br/>
      </w:r>
      <w:r w:rsidR="00A70F41" w:rsidRPr="00A70F41">
        <w:rPr>
          <w:noProof/>
        </w:rPr>
        <w:drawing>
          <wp:inline distT="0" distB="0" distL="0" distR="0" wp14:anchorId="3D083A9D" wp14:editId="7FBD6635">
            <wp:extent cx="2616200" cy="406400"/>
            <wp:effectExtent l="0" t="0" r="0" b="0"/>
            <wp:docPr id="126" name="Picture 12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logo&#10;&#10;Description automatically generated"/>
                    <pic:cNvPicPr/>
                  </pic:nvPicPr>
                  <pic:blipFill>
                    <a:blip r:embed="rId67"/>
                    <a:stretch>
                      <a:fillRect/>
                    </a:stretch>
                  </pic:blipFill>
                  <pic:spPr>
                    <a:xfrm>
                      <a:off x="0" y="0"/>
                      <a:ext cx="2616200" cy="406400"/>
                    </a:xfrm>
                    <a:prstGeom prst="rect">
                      <a:avLst/>
                    </a:prstGeom>
                  </pic:spPr>
                </pic:pic>
              </a:graphicData>
            </a:graphic>
          </wp:inline>
        </w:drawing>
      </w:r>
    </w:p>
    <w:p w14:paraId="6E33261D" w14:textId="77777777" w:rsidR="00E92256" w:rsidRPr="003629E0" w:rsidRDefault="00E92256" w:rsidP="00915C0C">
      <w:pPr>
        <w:pStyle w:val="ListParagraph"/>
        <w:numPr>
          <w:ilvl w:val="0"/>
          <w:numId w:val="32"/>
        </w:numPr>
      </w:pPr>
      <w:r w:rsidRPr="003629E0">
        <w:t xml:space="preserve">Click </w:t>
      </w:r>
      <w:r w:rsidRPr="003629E0">
        <w:rPr>
          <w:b/>
          <w:bCs/>
          <w:i/>
          <w:iCs/>
        </w:rPr>
        <w:t>Save</w:t>
      </w:r>
      <w:r w:rsidRPr="003629E0">
        <w:t>.</w:t>
      </w:r>
    </w:p>
    <w:p w14:paraId="3B4A06E5" w14:textId="4E409537" w:rsidR="00915C0C" w:rsidRPr="003629E0" w:rsidRDefault="00915C0C" w:rsidP="00915C0C">
      <w:pPr>
        <w:pStyle w:val="ListParagraph"/>
        <w:numPr>
          <w:ilvl w:val="0"/>
          <w:numId w:val="32"/>
        </w:numPr>
      </w:pPr>
      <w:r w:rsidRPr="003629E0">
        <w:t xml:space="preserve">The quality rule will be run next time data quality analysis is being performed on the data set. To re-analyze the dataset, click on the </w:t>
      </w:r>
      <w:r w:rsidRPr="003629E0">
        <w:rPr>
          <w:i/>
          <w:iCs/>
        </w:rPr>
        <w:t>Analyze</w:t>
      </w:r>
      <w:r w:rsidRPr="003629E0">
        <w:t xml:space="preserve"> button at the top of the screen, select the </w:t>
      </w:r>
      <w:r w:rsidRPr="003629E0">
        <w:rPr>
          <w:b/>
          <w:bCs/>
          <w:i/>
          <w:iCs/>
        </w:rPr>
        <w:t>Analyze data quality</w:t>
      </w:r>
      <w:r w:rsidRPr="003629E0">
        <w:rPr>
          <w:i/>
          <w:iCs/>
        </w:rPr>
        <w:t xml:space="preserve"> check</w:t>
      </w:r>
      <w:r w:rsidRPr="003629E0">
        <w:t xml:space="preserve"> box, and click </w:t>
      </w:r>
      <w:r w:rsidRPr="003629E0">
        <w:rPr>
          <w:b/>
          <w:bCs/>
          <w:i/>
          <w:iCs/>
        </w:rPr>
        <w:t>Analyze</w:t>
      </w:r>
      <w:r w:rsidRPr="003629E0">
        <w:t>.</w:t>
      </w:r>
    </w:p>
    <w:p w14:paraId="21F74973" w14:textId="7F2260FB" w:rsidR="00915C0C" w:rsidRPr="003629E0" w:rsidRDefault="00382349" w:rsidP="00915C0C">
      <w:pPr>
        <w:pStyle w:val="ListParagraph"/>
        <w:numPr>
          <w:ilvl w:val="0"/>
          <w:numId w:val="32"/>
        </w:numPr>
      </w:pPr>
      <w:r w:rsidRPr="003629E0">
        <w:t xml:space="preserve">Once the analysis has finished, the results are available in the </w:t>
      </w:r>
      <w:r w:rsidRPr="003629E0">
        <w:rPr>
          <w:i/>
          <w:iCs/>
        </w:rPr>
        <w:t>Data quality</w:t>
      </w:r>
      <w:r w:rsidRPr="003629E0">
        <w:t xml:space="preserve"> tab in section </w:t>
      </w:r>
      <w:r w:rsidRPr="003629E0">
        <w:rPr>
          <w:i/>
          <w:iCs/>
        </w:rPr>
        <w:t>Data quality dimension results</w:t>
      </w:r>
      <w:r w:rsidRPr="003629E0">
        <w:t>.</w:t>
      </w:r>
      <w:r w:rsidR="007E4535">
        <w:br/>
      </w:r>
      <w:r w:rsidR="007E4535" w:rsidRPr="007E4535">
        <w:rPr>
          <w:noProof/>
        </w:rPr>
        <w:drawing>
          <wp:inline distT="0" distB="0" distL="0" distR="0" wp14:anchorId="64EF7C8F" wp14:editId="130DF517">
            <wp:extent cx="5230495" cy="618318"/>
            <wp:effectExtent l="0" t="0" r="1905"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70147" cy="646648"/>
                    </a:xfrm>
                    <a:prstGeom prst="rect">
                      <a:avLst/>
                    </a:prstGeom>
                  </pic:spPr>
                </pic:pic>
              </a:graphicData>
            </a:graphic>
          </wp:inline>
        </w:drawing>
      </w:r>
    </w:p>
    <w:p w14:paraId="26C9747B" w14:textId="77777777" w:rsidR="00450E9E" w:rsidRPr="003629E0" w:rsidRDefault="00450E9E" w:rsidP="00D23E62">
      <w:pPr>
        <w:pStyle w:val="Heading3"/>
      </w:pPr>
      <w:bookmarkStart w:id="52" w:name="_Ref63359875"/>
      <w:bookmarkStart w:id="53" w:name="_Toc123301001"/>
      <w:r w:rsidRPr="003629E0">
        <w:t>Creating automation rules</w:t>
      </w:r>
      <w:bookmarkEnd w:id="52"/>
      <w:bookmarkEnd w:id="53"/>
    </w:p>
    <w:p w14:paraId="198652E6" w14:textId="77777777" w:rsidR="00450E9E" w:rsidRPr="003629E0" w:rsidRDefault="00450E9E" w:rsidP="00450E9E">
      <w:pPr>
        <w:rPr>
          <w:lang w:val="en-US"/>
        </w:rPr>
      </w:pPr>
      <w:r w:rsidRPr="003629E0">
        <w:rPr>
          <w:lang w:val="en-US"/>
        </w:rPr>
        <w:t>Automation rules help you automate tasks like binding rule definitions to assets, using quality dimensions, or setting the quality score. For example, instead of manually adding a quality rule to all columns containing Email addresses, an automation rule can be defined that does this automatically. The following example demonstrate how to create an automation rule.</w:t>
      </w:r>
    </w:p>
    <w:p w14:paraId="51270E95" w14:textId="547A09AE" w:rsidR="00450E9E" w:rsidRPr="003629E0" w:rsidRDefault="00450E9E" w:rsidP="00450E9E">
      <w:pPr>
        <w:pStyle w:val="ListParagraph"/>
        <w:numPr>
          <w:ilvl w:val="0"/>
          <w:numId w:val="33"/>
        </w:numPr>
      </w:pPr>
      <w:r w:rsidRPr="003629E0">
        <w:t xml:space="preserve">In the main menu, navigate to </w:t>
      </w:r>
      <w:r w:rsidR="00EC1BEB">
        <w:rPr>
          <w:b/>
          <w:bCs/>
          <w:i/>
          <w:iCs/>
        </w:rPr>
        <w:t>Governance</w:t>
      </w:r>
      <w:r w:rsidRPr="003629E0">
        <w:rPr>
          <w:b/>
          <w:bCs/>
          <w:i/>
          <w:iCs/>
        </w:rPr>
        <w:t xml:space="preserve"> -&gt; Automation rules</w:t>
      </w:r>
      <w:r w:rsidRPr="003629E0">
        <w:t>.</w:t>
      </w:r>
    </w:p>
    <w:p w14:paraId="6267397A" w14:textId="77777777" w:rsidR="00450E9E" w:rsidRPr="003629E0" w:rsidRDefault="00450E9E" w:rsidP="00450E9E">
      <w:pPr>
        <w:pStyle w:val="ListParagraph"/>
        <w:numPr>
          <w:ilvl w:val="0"/>
          <w:numId w:val="33"/>
        </w:numPr>
      </w:pPr>
      <w:r w:rsidRPr="003629E0">
        <w:t xml:space="preserve">Click on the </w:t>
      </w:r>
      <w:r w:rsidRPr="003629E0">
        <w:rPr>
          <w:b/>
          <w:bCs/>
          <w:i/>
          <w:iCs/>
        </w:rPr>
        <w:t>Create automation rule</w:t>
      </w:r>
      <w:r w:rsidRPr="003629E0">
        <w:rPr>
          <w:i/>
          <w:iCs/>
        </w:rPr>
        <w:t xml:space="preserve"> </w:t>
      </w:r>
      <w:r w:rsidRPr="003629E0">
        <w:t xml:space="preserve">button in the </w:t>
      </w:r>
      <w:r w:rsidR="0082299D" w:rsidRPr="003629E0">
        <w:t>upper</w:t>
      </w:r>
      <w:r w:rsidRPr="003629E0">
        <w:t xml:space="preserve"> right corner.</w:t>
      </w:r>
    </w:p>
    <w:p w14:paraId="2D14E4DF" w14:textId="59A86B63" w:rsidR="00450E9E" w:rsidRPr="003629E0" w:rsidRDefault="00450E9E" w:rsidP="00450E9E">
      <w:pPr>
        <w:pStyle w:val="ListParagraph"/>
        <w:numPr>
          <w:ilvl w:val="0"/>
          <w:numId w:val="33"/>
        </w:numPr>
      </w:pPr>
      <w:r w:rsidRPr="003629E0">
        <w:t xml:space="preserve">In the </w:t>
      </w:r>
      <w:r w:rsidRPr="003629E0">
        <w:rPr>
          <w:b/>
          <w:bCs/>
          <w:i/>
          <w:iCs/>
        </w:rPr>
        <w:t>Name</w:t>
      </w:r>
      <w:r w:rsidRPr="003629E0">
        <w:t xml:space="preserve"> field, enter </w:t>
      </w:r>
      <w:r w:rsidRPr="00143386">
        <w:rPr>
          <w:i/>
          <w:iCs/>
        </w:rPr>
        <w:t>“Automatically bind email verification rule to columns containing emails</w:t>
      </w:r>
      <w:r w:rsidR="007816D4" w:rsidRPr="00143386">
        <w:rPr>
          <w:i/>
          <w:iCs/>
        </w:rPr>
        <w:t xml:space="preserve"> – &lt;your user-id&gt;</w:t>
      </w:r>
      <w:r w:rsidRPr="00143386">
        <w:rPr>
          <w:i/>
          <w:iCs/>
        </w:rPr>
        <w:t>”</w:t>
      </w:r>
    </w:p>
    <w:p w14:paraId="159D19E7" w14:textId="77777777" w:rsidR="00450E9E" w:rsidRPr="003629E0" w:rsidRDefault="00450E9E" w:rsidP="00450E9E">
      <w:pPr>
        <w:pStyle w:val="ListParagraph"/>
        <w:numPr>
          <w:ilvl w:val="0"/>
          <w:numId w:val="33"/>
        </w:numPr>
      </w:pPr>
      <w:r w:rsidRPr="003629E0">
        <w:lastRenderedPageBreak/>
        <w:t xml:space="preserve">In the Rule logic section, </w:t>
      </w:r>
      <w:r w:rsidRPr="003629E0">
        <w:rPr>
          <w:b/>
          <w:bCs/>
        </w:rPr>
        <w:t>drag and drop</w:t>
      </w:r>
      <w:r w:rsidRPr="003629E0">
        <w:t xml:space="preserve"> the following components to the rule:</w:t>
      </w:r>
    </w:p>
    <w:p w14:paraId="46F7730E" w14:textId="77777777" w:rsidR="00450E9E" w:rsidRPr="003629E0" w:rsidRDefault="00450E9E" w:rsidP="00450E9E">
      <w:pPr>
        <w:pStyle w:val="ListParagraph"/>
        <w:numPr>
          <w:ilvl w:val="1"/>
          <w:numId w:val="33"/>
        </w:numPr>
      </w:pPr>
      <w:r w:rsidRPr="00C141E6">
        <w:rPr>
          <w:b/>
          <w:bCs/>
          <w:i/>
          <w:iCs/>
        </w:rPr>
        <w:t>AND</w:t>
      </w:r>
      <w:r w:rsidRPr="003629E0">
        <w:t xml:space="preserve"> operator to the </w:t>
      </w:r>
      <w:r w:rsidRPr="00C141E6">
        <w:rPr>
          <w:b/>
          <w:bCs/>
          <w:i/>
          <w:iCs/>
        </w:rPr>
        <w:t>if</w:t>
      </w:r>
      <w:r w:rsidRPr="003629E0">
        <w:t xml:space="preserve"> section of the rule.</w:t>
      </w:r>
    </w:p>
    <w:p w14:paraId="1E05CC82" w14:textId="77777777" w:rsidR="00450E9E" w:rsidRPr="003629E0" w:rsidRDefault="00450E9E" w:rsidP="00450E9E">
      <w:pPr>
        <w:pStyle w:val="ListParagraph"/>
        <w:numPr>
          <w:ilvl w:val="1"/>
          <w:numId w:val="33"/>
        </w:numPr>
      </w:pPr>
      <w:r w:rsidRPr="003629E0">
        <w:t xml:space="preserve"> </w:t>
      </w:r>
      <w:r w:rsidRPr="00C141E6">
        <w:rPr>
          <w:i/>
          <w:iCs/>
        </w:rPr>
        <w:t>“the asset is a column”</w:t>
      </w:r>
      <w:r w:rsidRPr="003629E0">
        <w:t xml:space="preserve"> condition to the </w:t>
      </w:r>
      <w:r w:rsidRPr="00C141E6">
        <w:rPr>
          <w:b/>
          <w:bCs/>
          <w:i/>
          <w:iCs/>
        </w:rPr>
        <w:t>and</w:t>
      </w:r>
      <w:r w:rsidRPr="003629E0">
        <w:t xml:space="preserve"> operator.</w:t>
      </w:r>
    </w:p>
    <w:p w14:paraId="5F836AB2" w14:textId="57B7C097" w:rsidR="00450E9E" w:rsidRPr="003629E0" w:rsidRDefault="00450E9E" w:rsidP="00450E9E">
      <w:pPr>
        <w:pStyle w:val="ListParagraph"/>
        <w:numPr>
          <w:ilvl w:val="1"/>
          <w:numId w:val="33"/>
        </w:numPr>
      </w:pPr>
      <w:r w:rsidRPr="003629E0">
        <w:t xml:space="preserve"> </w:t>
      </w:r>
      <w:r w:rsidRPr="00C141E6">
        <w:rPr>
          <w:i/>
          <w:iCs/>
        </w:rPr>
        <w:t>“the asset is classified by the data class Email address</w:t>
      </w:r>
      <w:r w:rsidR="00B159DA" w:rsidRPr="00C141E6">
        <w:rPr>
          <w:i/>
          <w:iCs/>
        </w:rPr>
        <w:t>”</w:t>
      </w:r>
      <w:r w:rsidRPr="003629E0">
        <w:t xml:space="preserve"> </w:t>
      </w:r>
      <w:r w:rsidR="00B159DA">
        <w:t xml:space="preserve">also to the </w:t>
      </w:r>
      <w:r w:rsidR="00B159DA">
        <w:rPr>
          <w:i/>
          <w:iCs/>
        </w:rPr>
        <w:t>and</w:t>
      </w:r>
      <w:r w:rsidR="00B159DA">
        <w:t xml:space="preserve"> operator</w:t>
      </w:r>
      <w:r w:rsidR="00C141E6">
        <w:t xml:space="preserve"> </w:t>
      </w:r>
      <w:r w:rsidR="00C141E6" w:rsidRPr="003629E0">
        <w:t>(search for “Email address” by clicking on the magnifier icon)</w:t>
      </w:r>
      <w:r w:rsidR="00B159DA">
        <w:t xml:space="preserve">. </w:t>
      </w:r>
    </w:p>
    <w:p w14:paraId="4FA115D7" w14:textId="6960249E" w:rsidR="00450E9E" w:rsidRPr="003629E0" w:rsidRDefault="00450E9E" w:rsidP="00450E9E">
      <w:pPr>
        <w:pStyle w:val="ListParagraph"/>
        <w:numPr>
          <w:ilvl w:val="1"/>
          <w:numId w:val="33"/>
        </w:numPr>
      </w:pPr>
      <w:r w:rsidRPr="003629E0">
        <w:t xml:space="preserve"> </w:t>
      </w:r>
      <w:r w:rsidRPr="00C25C6F">
        <w:rPr>
          <w:i/>
          <w:iCs/>
        </w:rPr>
        <w:t xml:space="preserve">“bind the data rule definition </w:t>
      </w:r>
      <w:proofErr w:type="spellStart"/>
      <w:r w:rsidRPr="00C25C6F">
        <w:rPr>
          <w:i/>
          <w:iCs/>
        </w:rPr>
        <w:t>EmailAddrValidFormat</w:t>
      </w:r>
      <w:proofErr w:type="spellEnd"/>
      <w:r w:rsidRPr="00C25C6F">
        <w:rPr>
          <w:i/>
          <w:iCs/>
        </w:rPr>
        <w:t>”</w:t>
      </w:r>
      <w:r w:rsidRPr="003629E0">
        <w:t xml:space="preserve"> action </w:t>
      </w:r>
      <w:r w:rsidR="00B159DA">
        <w:t xml:space="preserve"> to the </w:t>
      </w:r>
      <w:r w:rsidR="00B159DA">
        <w:rPr>
          <w:i/>
          <w:iCs/>
        </w:rPr>
        <w:t>then</w:t>
      </w:r>
      <w:r w:rsidR="00871615">
        <w:rPr>
          <w:i/>
          <w:iCs/>
        </w:rPr>
        <w:t xml:space="preserve"> </w:t>
      </w:r>
      <w:r w:rsidR="00871615">
        <w:t>section of the rule</w:t>
      </w:r>
      <w:r w:rsidR="00C25C6F">
        <w:t xml:space="preserve"> </w:t>
      </w:r>
      <w:r w:rsidR="00C25C6F" w:rsidRPr="003629E0">
        <w:t>(search for “</w:t>
      </w:r>
      <w:proofErr w:type="spellStart"/>
      <w:r w:rsidR="00C25C6F" w:rsidRPr="003629E0">
        <w:t>EmailAddrValidFormat</w:t>
      </w:r>
      <w:proofErr w:type="spellEnd"/>
      <w:r w:rsidR="00C25C6F" w:rsidRPr="003629E0">
        <w:t>” by clicking on the magnifier icon)</w:t>
      </w:r>
      <w:r w:rsidR="00871615">
        <w:t xml:space="preserve">. </w:t>
      </w:r>
    </w:p>
    <w:p w14:paraId="71CFB783" w14:textId="4B044E16" w:rsidR="00682F49" w:rsidRPr="003629E0" w:rsidRDefault="00682F49" w:rsidP="00450E9E">
      <w:pPr>
        <w:pStyle w:val="ListParagraph"/>
        <w:numPr>
          <w:ilvl w:val="1"/>
          <w:numId w:val="33"/>
        </w:numPr>
      </w:pPr>
      <w:r w:rsidRPr="003629E0">
        <w:t>The final rule should look like this:</w:t>
      </w:r>
      <w:r w:rsidRPr="003629E0">
        <w:br/>
      </w:r>
      <w:r w:rsidR="007E4535" w:rsidRPr="007E4535">
        <w:rPr>
          <w:noProof/>
        </w:rPr>
        <w:drawing>
          <wp:inline distT="0" distB="0" distL="0" distR="0" wp14:anchorId="7F3488CA" wp14:editId="1D70B5AE">
            <wp:extent cx="4597400" cy="838200"/>
            <wp:effectExtent l="0" t="0" r="0" b="0"/>
            <wp:docPr id="128" name="Picture 1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10;&#10;Description automatically generated"/>
                    <pic:cNvPicPr/>
                  </pic:nvPicPr>
                  <pic:blipFill>
                    <a:blip r:embed="rId69"/>
                    <a:stretch>
                      <a:fillRect/>
                    </a:stretch>
                  </pic:blipFill>
                  <pic:spPr>
                    <a:xfrm>
                      <a:off x="0" y="0"/>
                      <a:ext cx="4597400" cy="838200"/>
                    </a:xfrm>
                    <a:prstGeom prst="rect">
                      <a:avLst/>
                    </a:prstGeom>
                  </pic:spPr>
                </pic:pic>
              </a:graphicData>
            </a:graphic>
          </wp:inline>
        </w:drawing>
      </w:r>
    </w:p>
    <w:p w14:paraId="48C017B2" w14:textId="77777777" w:rsidR="00503036" w:rsidRPr="003629E0" w:rsidRDefault="00503036" w:rsidP="00450E9E">
      <w:pPr>
        <w:pStyle w:val="ListParagraph"/>
        <w:numPr>
          <w:ilvl w:val="0"/>
          <w:numId w:val="33"/>
        </w:numPr>
      </w:pPr>
      <w:r w:rsidRPr="003629E0">
        <w:t>L</w:t>
      </w:r>
      <w:r w:rsidR="00450E9E" w:rsidRPr="003629E0">
        <w:t xml:space="preserve">eave the status on CANDIDATE and click </w:t>
      </w:r>
      <w:r w:rsidR="00450E9E" w:rsidRPr="003629E0">
        <w:rPr>
          <w:b/>
          <w:bCs/>
          <w:i/>
          <w:iCs/>
        </w:rPr>
        <w:t>Save</w:t>
      </w:r>
      <w:r w:rsidR="00450E9E" w:rsidRPr="003629E0">
        <w:t xml:space="preserve">. Then confirm the warning by clicking </w:t>
      </w:r>
      <w:r w:rsidR="00450E9E" w:rsidRPr="003629E0">
        <w:rPr>
          <w:b/>
          <w:bCs/>
          <w:i/>
          <w:iCs/>
        </w:rPr>
        <w:t>Save</w:t>
      </w:r>
      <w:r w:rsidR="00450E9E" w:rsidRPr="003629E0">
        <w:t xml:space="preserve"> again.</w:t>
      </w:r>
    </w:p>
    <w:p w14:paraId="0C59F24A" w14:textId="77777777" w:rsidR="00450E9E" w:rsidRPr="003629E0" w:rsidRDefault="00503036" w:rsidP="00450E9E">
      <w:pPr>
        <w:pStyle w:val="ListParagraph"/>
        <w:numPr>
          <w:ilvl w:val="0"/>
          <w:numId w:val="33"/>
        </w:numPr>
      </w:pPr>
      <w:r w:rsidRPr="003629E0">
        <w:t xml:space="preserve">After changing </w:t>
      </w:r>
      <w:r w:rsidR="00450E9E" w:rsidRPr="003629E0">
        <w:t>its status is changed to ACCEPTED</w:t>
      </w:r>
      <w:r w:rsidRPr="003629E0">
        <w:t xml:space="preserve">, the rule would automatically bind the </w:t>
      </w:r>
      <w:proofErr w:type="spellStart"/>
      <w:r w:rsidRPr="00472152">
        <w:rPr>
          <w:i/>
          <w:iCs/>
        </w:rPr>
        <w:t>EmailAddrValidFormat</w:t>
      </w:r>
      <w:proofErr w:type="spellEnd"/>
      <w:r w:rsidRPr="003629E0">
        <w:t xml:space="preserve"> rule to all columns which are classified by data class Email address when running data quality analysis. In order to not affect other workshop users, we will not do that right now.</w:t>
      </w:r>
    </w:p>
    <w:p w14:paraId="71B0C690" w14:textId="77777777" w:rsidR="00077E4D" w:rsidRPr="003629E0" w:rsidRDefault="00077E4D" w:rsidP="00450E9E">
      <w:pPr>
        <w:rPr>
          <w:lang w:val="en-US"/>
        </w:rPr>
      </w:pPr>
    </w:p>
    <w:p w14:paraId="25BE7FAB" w14:textId="77777777" w:rsidR="00B55E37" w:rsidRPr="003629E0" w:rsidRDefault="00B55E37" w:rsidP="004415FC">
      <w:pPr>
        <w:rPr>
          <w:lang w:val="en-US"/>
        </w:rPr>
      </w:pPr>
    </w:p>
    <w:p w14:paraId="1834989E" w14:textId="77777777" w:rsidR="0026697A" w:rsidRPr="003629E0" w:rsidRDefault="0026697A" w:rsidP="0026697A">
      <w:pPr>
        <w:pStyle w:val="ListParagraph"/>
      </w:pPr>
    </w:p>
    <w:p w14:paraId="34CFA28A" w14:textId="77777777" w:rsidR="004415FC" w:rsidRPr="003629E0" w:rsidRDefault="00CE6772" w:rsidP="004415FC">
      <w:pPr>
        <w:pStyle w:val="Heading1"/>
      </w:pPr>
      <w:bookmarkStart w:id="54" w:name="_Ref45096479"/>
      <w:bookmarkStart w:id="55" w:name="_Toc123301002"/>
      <w:r w:rsidRPr="003629E0">
        <w:lastRenderedPageBreak/>
        <w:t>Working with the Information Assets view and the Default Catalog</w:t>
      </w:r>
      <w:bookmarkEnd w:id="54"/>
      <w:bookmarkEnd w:id="55"/>
    </w:p>
    <w:p w14:paraId="1C9B6A5E" w14:textId="2E33F0ED" w:rsidR="00CE6772" w:rsidRPr="003629E0" w:rsidRDefault="00CE6772" w:rsidP="00CE6772">
      <w:pPr>
        <w:rPr>
          <w:lang w:val="en-US"/>
        </w:rPr>
      </w:pPr>
      <w:r w:rsidRPr="003629E0">
        <w:rPr>
          <w:lang w:val="en-US"/>
        </w:rPr>
        <w:t xml:space="preserve">In this chapter, you will browse the metadata and discovery results you have published to the Information assets view and the Default catalog in chapter </w:t>
      </w:r>
      <w:r w:rsidRPr="003629E0">
        <w:rPr>
          <w:lang w:val="en-US"/>
        </w:rPr>
        <w:fldChar w:fldCharType="begin"/>
      </w:r>
      <w:r w:rsidRPr="003629E0">
        <w:rPr>
          <w:lang w:val="en-US"/>
        </w:rPr>
        <w:instrText xml:space="preserve"> REF _Ref45057407 \r \h </w:instrText>
      </w:r>
      <w:r w:rsidRPr="003629E0">
        <w:rPr>
          <w:lang w:val="en-US"/>
        </w:rPr>
      </w:r>
      <w:r w:rsidRPr="003629E0">
        <w:rPr>
          <w:lang w:val="en-US"/>
        </w:rPr>
        <w:fldChar w:fldCharType="separate"/>
      </w:r>
      <w:r w:rsidR="00044E9A">
        <w:rPr>
          <w:lang w:val="en-US"/>
        </w:rPr>
        <w:t>5</w:t>
      </w:r>
      <w:r w:rsidRPr="003629E0">
        <w:rPr>
          <w:lang w:val="en-US"/>
        </w:rPr>
        <w:fldChar w:fldCharType="end"/>
      </w:r>
      <w:r w:rsidRPr="003629E0">
        <w:rPr>
          <w:lang w:val="en-US"/>
        </w:rPr>
        <w:t>.</w:t>
      </w:r>
    </w:p>
    <w:p w14:paraId="114C50A6" w14:textId="77777777" w:rsidR="00033319" w:rsidRPr="003629E0" w:rsidRDefault="00CE6772" w:rsidP="00033319">
      <w:pPr>
        <w:pStyle w:val="Heading2"/>
      </w:pPr>
      <w:bookmarkStart w:id="56" w:name="_Toc123301003"/>
      <w:r w:rsidRPr="003629E0">
        <w:t>Browsing data sets in the Information assets view</w:t>
      </w:r>
      <w:bookmarkEnd w:id="56"/>
    </w:p>
    <w:p w14:paraId="37BEA222" w14:textId="788EA2E7" w:rsidR="008531C6" w:rsidRPr="003629E0" w:rsidRDefault="00CE6772" w:rsidP="008531C6">
      <w:pPr>
        <w:rPr>
          <w:lang w:val="en-US"/>
        </w:rPr>
      </w:pPr>
      <w:r w:rsidRPr="003629E0">
        <w:rPr>
          <w:lang w:val="en-US"/>
        </w:rPr>
        <w:t xml:space="preserve">The Information assets view contains metadata of assets that have been discovered with </w:t>
      </w:r>
      <w:r w:rsidR="00D76CBF">
        <w:rPr>
          <w:i/>
          <w:iCs/>
          <w:lang w:val="en-US"/>
        </w:rPr>
        <w:t>Automated Discovery</w:t>
      </w:r>
      <w:r w:rsidRPr="003629E0">
        <w:rPr>
          <w:lang w:val="en-US"/>
        </w:rPr>
        <w:t xml:space="preserve"> or imported with the </w:t>
      </w:r>
      <w:r w:rsidRPr="003629E0">
        <w:rPr>
          <w:i/>
          <w:iCs/>
          <w:lang w:val="en-US"/>
        </w:rPr>
        <w:t>Metadata import</w:t>
      </w:r>
      <w:r w:rsidRPr="003629E0">
        <w:rPr>
          <w:lang w:val="en-US"/>
        </w:rPr>
        <w:t xml:space="preserve"> capability. </w:t>
      </w:r>
      <w:r w:rsidR="00B96E94" w:rsidRPr="003629E0">
        <w:rPr>
          <w:lang w:val="en-US"/>
        </w:rPr>
        <w:t xml:space="preserve">Use the following steps to </w:t>
      </w:r>
      <w:r w:rsidRPr="003629E0">
        <w:rPr>
          <w:lang w:val="en-US"/>
        </w:rPr>
        <w:t xml:space="preserve">browse </w:t>
      </w:r>
      <w:r w:rsidR="00B96E94" w:rsidRPr="003629E0">
        <w:rPr>
          <w:lang w:val="en-US"/>
        </w:rPr>
        <w:t>information about a data asset and its associate quality characteristics:</w:t>
      </w:r>
    </w:p>
    <w:p w14:paraId="275EC42D" w14:textId="23F6A546" w:rsidR="00B96E94" w:rsidRPr="003629E0" w:rsidRDefault="00B96E94" w:rsidP="00B96E94">
      <w:pPr>
        <w:pStyle w:val="ListParagraph"/>
        <w:numPr>
          <w:ilvl w:val="0"/>
          <w:numId w:val="37"/>
        </w:numPr>
      </w:pPr>
      <w:r w:rsidRPr="003629E0">
        <w:t xml:space="preserve">From the main menu, navigate to </w:t>
      </w:r>
      <w:r w:rsidR="00D76CBF">
        <w:rPr>
          <w:b/>
          <w:bCs/>
          <w:i/>
          <w:iCs/>
        </w:rPr>
        <w:t xml:space="preserve">Catalogs </w:t>
      </w:r>
      <w:r w:rsidRPr="003629E0">
        <w:rPr>
          <w:b/>
          <w:bCs/>
          <w:i/>
          <w:iCs/>
        </w:rPr>
        <w:t>-&gt; Information assets</w:t>
      </w:r>
      <w:r w:rsidRPr="003629E0">
        <w:t>.</w:t>
      </w:r>
    </w:p>
    <w:p w14:paraId="7998B34F" w14:textId="7569B6FD" w:rsidR="00B96E94" w:rsidRPr="003629E0" w:rsidRDefault="00B96E94" w:rsidP="00B96E94">
      <w:pPr>
        <w:pStyle w:val="ListParagraph"/>
        <w:numPr>
          <w:ilvl w:val="0"/>
          <w:numId w:val="37"/>
        </w:numPr>
      </w:pPr>
      <w:r w:rsidRPr="003629E0">
        <w:t xml:space="preserve">Type “CUSTOMER” in the search field and </w:t>
      </w:r>
      <w:r w:rsidR="00947DF6" w:rsidRPr="003629E0">
        <w:t>press</w:t>
      </w:r>
      <w:r w:rsidRPr="003629E0">
        <w:t xml:space="preserve"> </w:t>
      </w:r>
      <w:r w:rsidRPr="003629E0">
        <w:rPr>
          <w:i/>
          <w:iCs/>
        </w:rPr>
        <w:t>enter</w:t>
      </w:r>
      <w:r w:rsidR="00947DF6" w:rsidRPr="003629E0">
        <w:t xml:space="preserve"> or click the </w:t>
      </w:r>
      <w:r w:rsidR="00947DF6" w:rsidRPr="003629E0">
        <w:rPr>
          <w:i/>
          <w:iCs/>
        </w:rPr>
        <w:t>Search</w:t>
      </w:r>
      <w:r w:rsidR="00947DF6" w:rsidRPr="003629E0">
        <w:t xml:space="preserve"> icon (</w:t>
      </w:r>
      <w:r w:rsidR="00947DF6" w:rsidRPr="003629E0">
        <w:rPr>
          <w:rFonts w:cs="Times New Roman (Body CS)"/>
          <w:noProof/>
          <w:position w:val="-6"/>
        </w:rPr>
        <w:drawing>
          <wp:inline distT="0" distB="0" distL="0" distR="0" wp14:anchorId="27B897A9" wp14:editId="6F9F03E3">
            <wp:extent cx="150222" cy="169816"/>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6015" cy="176365"/>
                    </a:xfrm>
                    <a:prstGeom prst="rect">
                      <a:avLst/>
                    </a:prstGeom>
                  </pic:spPr>
                </pic:pic>
              </a:graphicData>
            </a:graphic>
          </wp:inline>
        </w:drawing>
      </w:r>
      <w:r w:rsidR="00947DF6" w:rsidRPr="003629E0">
        <w:t>)</w:t>
      </w:r>
      <w:r w:rsidRPr="003629E0">
        <w:t>.</w:t>
      </w:r>
      <w:r w:rsidR="00AC0711">
        <w:t xml:space="preserve"> You may want </w:t>
      </w:r>
      <w:r w:rsidR="00871615">
        <w:t>to limit</w:t>
      </w:r>
      <w:r w:rsidR="00AC0711">
        <w:t xml:space="preserve"> the search result to </w:t>
      </w:r>
      <w:r w:rsidR="00AC0711" w:rsidRPr="00AC0711">
        <w:rPr>
          <w:i/>
          <w:iCs/>
        </w:rPr>
        <w:t>Asset type</w:t>
      </w:r>
      <w:r w:rsidR="00AC0711">
        <w:t xml:space="preserve"> </w:t>
      </w:r>
      <w:r w:rsidR="00AC0711" w:rsidRPr="00AC0711">
        <w:rPr>
          <w:b/>
          <w:bCs/>
          <w:i/>
          <w:iCs/>
        </w:rPr>
        <w:t>Database table</w:t>
      </w:r>
      <w:r w:rsidR="00AC0711">
        <w:rPr>
          <w:b/>
          <w:bCs/>
          <w:i/>
          <w:iCs/>
        </w:rPr>
        <w:t xml:space="preserve"> </w:t>
      </w:r>
      <w:r w:rsidR="00AC0711" w:rsidRPr="00AC0711">
        <w:t>on</w:t>
      </w:r>
      <w:r w:rsidR="00AC0711">
        <w:t xml:space="preserve"> the left.</w:t>
      </w:r>
    </w:p>
    <w:p w14:paraId="7223CA0B" w14:textId="299B2044" w:rsidR="00B96E94" w:rsidRPr="003629E0" w:rsidRDefault="00B96E94" w:rsidP="00B96E94">
      <w:pPr>
        <w:pStyle w:val="ListParagraph"/>
        <w:numPr>
          <w:ilvl w:val="0"/>
          <w:numId w:val="37"/>
        </w:numPr>
      </w:pPr>
      <w:r w:rsidRPr="003629E0">
        <w:t>Locate the following search result and click on it. Note that the search result might have been proposed underneath the search bar even before pressing enter.</w:t>
      </w:r>
      <w:r w:rsidRPr="003629E0">
        <w:br/>
      </w:r>
      <w:r w:rsidR="00815E5F" w:rsidRPr="00815E5F">
        <w:rPr>
          <w:noProof/>
        </w:rPr>
        <w:drawing>
          <wp:inline distT="0" distB="0" distL="0" distR="0" wp14:anchorId="3F318F0B" wp14:editId="13D9210C">
            <wp:extent cx="5159375" cy="44541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01974" cy="457725"/>
                    </a:xfrm>
                    <a:prstGeom prst="rect">
                      <a:avLst/>
                    </a:prstGeom>
                  </pic:spPr>
                </pic:pic>
              </a:graphicData>
            </a:graphic>
          </wp:inline>
        </w:drawing>
      </w:r>
    </w:p>
    <w:p w14:paraId="620AFB02" w14:textId="790DED43" w:rsidR="006C46C5" w:rsidRPr="003629E0" w:rsidRDefault="006C46C5" w:rsidP="006C46C5">
      <w:pPr>
        <w:pStyle w:val="ListParagraph"/>
        <w:numPr>
          <w:ilvl w:val="0"/>
          <w:numId w:val="37"/>
        </w:numPr>
      </w:pPr>
      <w:r w:rsidRPr="003629E0">
        <w:t xml:space="preserve">The Database Table details screen will present summary information about the data set including corresponding </w:t>
      </w:r>
      <w:r w:rsidRPr="003629E0">
        <w:rPr>
          <w:i/>
          <w:iCs/>
        </w:rPr>
        <w:t>database schema</w:t>
      </w:r>
      <w:r w:rsidRPr="003629E0">
        <w:t xml:space="preserve">, </w:t>
      </w:r>
      <w:r w:rsidRPr="003629E0">
        <w:rPr>
          <w:i/>
          <w:iCs/>
        </w:rPr>
        <w:t>quality score</w:t>
      </w:r>
      <w:r w:rsidRPr="003629E0">
        <w:t xml:space="preserve">, assigned </w:t>
      </w:r>
      <w:r w:rsidRPr="003629E0">
        <w:rPr>
          <w:i/>
          <w:iCs/>
        </w:rPr>
        <w:t>business terms</w:t>
      </w:r>
      <w:r w:rsidRPr="003629E0">
        <w:t xml:space="preserve">, number of </w:t>
      </w:r>
      <w:r w:rsidRPr="003629E0">
        <w:rPr>
          <w:i/>
          <w:iCs/>
        </w:rPr>
        <w:t>database columns</w:t>
      </w:r>
      <w:r w:rsidRPr="003629E0">
        <w:t xml:space="preserve">, number of suggested </w:t>
      </w:r>
      <w:r w:rsidRPr="003629E0">
        <w:rPr>
          <w:i/>
          <w:iCs/>
        </w:rPr>
        <w:t>term assignments</w:t>
      </w:r>
      <w:r w:rsidRPr="003629E0">
        <w:t>.</w:t>
      </w:r>
      <w:r w:rsidR="005E3BA8" w:rsidRPr="003629E0">
        <w:br/>
      </w:r>
      <w:r w:rsidR="00815E5F" w:rsidRPr="00815E5F">
        <w:rPr>
          <w:noProof/>
        </w:rPr>
        <w:drawing>
          <wp:inline distT="0" distB="0" distL="0" distR="0" wp14:anchorId="26541BFA" wp14:editId="1B9E07DE">
            <wp:extent cx="5159375" cy="2932944"/>
            <wp:effectExtent l="0" t="0" r="0" b="1270"/>
            <wp:docPr id="131" name="Picture 1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application, Teams&#10;&#10;Description automatically generated"/>
                    <pic:cNvPicPr/>
                  </pic:nvPicPr>
                  <pic:blipFill>
                    <a:blip r:embed="rId72"/>
                    <a:stretch>
                      <a:fillRect/>
                    </a:stretch>
                  </pic:blipFill>
                  <pic:spPr>
                    <a:xfrm>
                      <a:off x="0" y="0"/>
                      <a:ext cx="5334325" cy="3032397"/>
                    </a:xfrm>
                    <a:prstGeom prst="rect">
                      <a:avLst/>
                    </a:prstGeom>
                  </pic:spPr>
                </pic:pic>
              </a:graphicData>
            </a:graphic>
          </wp:inline>
        </w:drawing>
      </w:r>
      <w:r w:rsidR="005E3BA8" w:rsidRPr="003629E0">
        <w:br/>
      </w:r>
      <w:r w:rsidR="005E3BA8" w:rsidRPr="003629E0">
        <w:rPr>
          <w:noProof/>
        </w:rPr>
        <mc:AlternateContent>
          <mc:Choice Requires="wps">
            <w:drawing>
              <wp:inline distT="0" distB="0" distL="0" distR="0" wp14:anchorId="6B3F7BFA" wp14:editId="7D840D25">
                <wp:extent cx="5259600" cy="842554"/>
                <wp:effectExtent l="0" t="0" r="0" b="0"/>
                <wp:docPr id="82" name="Text Box 82"/>
                <wp:cNvGraphicFramePr/>
                <a:graphic xmlns:a="http://schemas.openxmlformats.org/drawingml/2006/main">
                  <a:graphicData uri="http://schemas.microsoft.com/office/word/2010/wordprocessingShape">
                    <wps:wsp>
                      <wps:cNvSpPr txBox="1"/>
                      <wps:spPr>
                        <a:xfrm>
                          <a:off x="0" y="0"/>
                          <a:ext cx="5259600" cy="842554"/>
                        </a:xfrm>
                        <a:prstGeom prst="rect">
                          <a:avLst/>
                        </a:prstGeom>
                        <a:solidFill>
                          <a:schemeClr val="accent2">
                            <a:lumMod val="20000"/>
                            <a:lumOff val="80000"/>
                          </a:schemeClr>
                        </a:solidFill>
                        <a:ln w="6350">
                          <a:noFill/>
                        </a:ln>
                      </wps:spPr>
                      <wps:txbx>
                        <w:txbxContent>
                          <w:p w14:paraId="7B2203CC" w14:textId="296577F0" w:rsidR="00044E9A" w:rsidRPr="00A803A0" w:rsidRDefault="00044E9A" w:rsidP="005E3BA8">
                            <w:pPr>
                              <w:rPr>
                                <w:i/>
                                <w:iCs/>
                              </w:rPr>
                            </w:pPr>
                            <w:r>
                              <w:rPr>
                                <w:b/>
                                <w:bCs/>
                                <w:i/>
                                <w:iCs/>
                              </w:rPr>
                              <w:t>Important</w:t>
                            </w:r>
                            <w:r w:rsidRPr="004478B4">
                              <w:rPr>
                                <w:b/>
                                <w:bCs/>
                                <w:i/>
                                <w:iCs/>
                              </w:rPr>
                              <w:t>:</w:t>
                            </w:r>
                            <w:r w:rsidRPr="004478B4">
                              <w:rPr>
                                <w:i/>
                                <w:iCs/>
                              </w:rPr>
                              <w:t xml:space="preserve"> </w:t>
                            </w:r>
                            <w:r>
                              <w:rPr>
                                <w:i/>
                                <w:iCs/>
                              </w:rPr>
                              <w:t xml:space="preserve">This is the place where quality analysis results become available when “publishing” them after running </w:t>
                            </w:r>
                            <w:r w:rsidRPr="00D76CBF">
                              <w:rPr>
                                <w:i/>
                                <w:iCs/>
                                <w:lang w:val="en-US"/>
                              </w:rPr>
                              <w:t>Automated</w:t>
                            </w:r>
                            <w:r>
                              <w:rPr>
                                <w:i/>
                                <w:iCs/>
                              </w:rPr>
                              <w:t xml:space="preserve"> </w:t>
                            </w:r>
                            <w:r w:rsidRPr="00D76CBF">
                              <w:rPr>
                                <w:i/>
                                <w:iCs/>
                                <w:lang w:val="en-US"/>
                              </w:rPr>
                              <w:t>D</w:t>
                            </w:r>
                            <w:r>
                              <w:rPr>
                                <w:i/>
                                <w:iCs/>
                              </w:rPr>
                              <w:t xml:space="preserve">iscovery or quality analysis. The results will </w:t>
                            </w:r>
                            <w:r w:rsidRPr="004F680C">
                              <w:rPr>
                                <w:b/>
                                <w:bCs/>
                                <w:i/>
                                <w:iCs/>
                              </w:rPr>
                              <w:t>not</w:t>
                            </w:r>
                            <w:r>
                              <w:rPr>
                                <w:i/>
                                <w:iCs/>
                              </w:rPr>
                              <w:t xml:space="preserve"> be available in any other data catalog (except for the business term assignments which can be found in the Default catalog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3F7BFA" id="Text Box 82" o:spid="_x0000_s1049" type="#_x0000_t202" style="width:414.15pt;height:6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" fillcolor="#fbe4d5 [661]" stroked="f" strokeweight=".5pt">
                <v:textbox>
                  <w:txbxContent>
                    <w:p w14:paraId="7B2203CC" w14:textId="296577F0" w:rsidR="00044E9A" w:rsidRPr="00A803A0" w:rsidRDefault="00044E9A" w:rsidP="005E3BA8">
                      <w:pPr>
                        <w:rPr>
                          <w:i/>
                          <w:iCs/>
                        </w:rPr>
                      </w:pPr>
                      <w:r>
                        <w:rPr>
                          <w:b/>
                          <w:bCs/>
                          <w:i/>
                          <w:iCs/>
                        </w:rPr>
                        <w:t>Important</w:t>
                      </w:r>
                      <w:r w:rsidRPr="004478B4">
                        <w:rPr>
                          <w:b/>
                          <w:bCs/>
                          <w:i/>
                          <w:iCs/>
                        </w:rPr>
                        <w:t>:</w:t>
                      </w:r>
                      <w:r w:rsidRPr="004478B4">
                        <w:rPr>
                          <w:i/>
                          <w:iCs/>
                        </w:rPr>
                        <w:t xml:space="preserve"> </w:t>
                      </w:r>
                      <w:r>
                        <w:rPr>
                          <w:i/>
                          <w:iCs/>
                        </w:rPr>
                        <w:t xml:space="preserve">This is the place where quality analysis results become available when “publishing” them after running </w:t>
                      </w:r>
                      <w:r w:rsidRPr="00D76CBF">
                        <w:rPr>
                          <w:i/>
                          <w:iCs/>
                          <w:lang w:val="en-US"/>
                        </w:rPr>
                        <w:t>Automated</w:t>
                      </w:r>
                      <w:r>
                        <w:rPr>
                          <w:i/>
                          <w:iCs/>
                        </w:rPr>
                        <w:t xml:space="preserve"> </w:t>
                      </w:r>
                      <w:r w:rsidRPr="00D76CBF">
                        <w:rPr>
                          <w:i/>
                          <w:iCs/>
                          <w:lang w:val="en-US"/>
                        </w:rPr>
                        <w:t>D</w:t>
                      </w:r>
                      <w:r>
                        <w:rPr>
                          <w:i/>
                          <w:iCs/>
                        </w:rPr>
                        <w:t xml:space="preserve">iscovery or quality analysis. The results will </w:t>
                      </w:r>
                      <w:r w:rsidRPr="004F680C">
                        <w:rPr>
                          <w:b/>
                          <w:bCs/>
                          <w:i/>
                          <w:iCs/>
                        </w:rPr>
                        <w:t>not</w:t>
                      </w:r>
                      <w:r>
                        <w:rPr>
                          <w:i/>
                          <w:iCs/>
                        </w:rPr>
                        <w:t xml:space="preserve"> be available in any other data catalog (except for the business term assignments which can be found in the Default catalog as well)</w:t>
                      </w:r>
                    </w:p>
                  </w:txbxContent>
                </v:textbox>
                <w10:anchorlock/>
              </v:shape>
            </w:pict>
          </mc:Fallback>
        </mc:AlternateContent>
      </w:r>
    </w:p>
    <w:p w14:paraId="5A4C7509" w14:textId="77777777" w:rsidR="00B96E94" w:rsidRPr="003629E0" w:rsidRDefault="005E3BA8" w:rsidP="00B96E94">
      <w:pPr>
        <w:pStyle w:val="ListParagraph"/>
        <w:numPr>
          <w:ilvl w:val="0"/>
          <w:numId w:val="37"/>
        </w:numPr>
      </w:pPr>
      <w:r w:rsidRPr="003629E0">
        <w:t xml:space="preserve">Click on the </w:t>
      </w:r>
      <w:r w:rsidRPr="003629E0">
        <w:rPr>
          <w:b/>
          <w:bCs/>
          <w:i/>
          <w:iCs/>
        </w:rPr>
        <w:t>Database Columns</w:t>
      </w:r>
      <w:r w:rsidRPr="003629E0">
        <w:t xml:space="preserve"> link on the left to open the </w:t>
      </w:r>
      <w:r w:rsidRPr="003629E0">
        <w:rPr>
          <w:i/>
          <w:iCs/>
        </w:rPr>
        <w:t>Database Columns</w:t>
      </w:r>
      <w:r w:rsidRPr="003629E0">
        <w:t xml:space="preserve"> list.</w:t>
      </w:r>
    </w:p>
    <w:p w14:paraId="4232B708" w14:textId="77777777" w:rsidR="005E3BA8" w:rsidRPr="003629E0" w:rsidRDefault="005E3BA8" w:rsidP="00B96E94">
      <w:pPr>
        <w:pStyle w:val="ListParagraph"/>
        <w:numPr>
          <w:ilvl w:val="0"/>
          <w:numId w:val="37"/>
        </w:numPr>
      </w:pPr>
      <w:r w:rsidRPr="003629E0">
        <w:t xml:space="preserve">Locate the </w:t>
      </w:r>
      <w:r w:rsidRPr="003629E0">
        <w:rPr>
          <w:b/>
          <w:bCs/>
          <w:i/>
          <w:iCs/>
        </w:rPr>
        <w:t>EMAIL</w:t>
      </w:r>
      <w:r w:rsidRPr="003629E0">
        <w:t xml:space="preserve"> column from the list and click on it.</w:t>
      </w:r>
    </w:p>
    <w:p w14:paraId="2EA482CD" w14:textId="38E2208D" w:rsidR="007D1664" w:rsidRPr="003629E0" w:rsidRDefault="005E3BA8" w:rsidP="007D1664">
      <w:pPr>
        <w:pStyle w:val="ListParagraph"/>
        <w:numPr>
          <w:ilvl w:val="0"/>
          <w:numId w:val="37"/>
        </w:numPr>
      </w:pPr>
      <w:r w:rsidRPr="003629E0">
        <w:lastRenderedPageBreak/>
        <w:t xml:space="preserve">In the </w:t>
      </w:r>
      <w:r w:rsidRPr="003629E0">
        <w:rPr>
          <w:i/>
          <w:iCs/>
        </w:rPr>
        <w:t>Database Columns details</w:t>
      </w:r>
      <w:r w:rsidRPr="003629E0">
        <w:t xml:space="preserve"> view, click on the </w:t>
      </w:r>
      <w:r w:rsidRPr="003629E0">
        <w:rPr>
          <w:b/>
          <w:bCs/>
          <w:i/>
          <w:iCs/>
        </w:rPr>
        <w:t>General Information</w:t>
      </w:r>
      <w:r w:rsidRPr="003629E0">
        <w:t xml:space="preserve"> link.</w:t>
      </w:r>
      <w:r w:rsidR="007D1664" w:rsidRPr="003629E0">
        <w:t xml:space="preserve"> You will see that the EMAIL Address data class was assigned to the column:</w:t>
      </w:r>
      <w:r w:rsidR="007D1664" w:rsidRPr="003629E0">
        <w:br/>
      </w:r>
      <w:r w:rsidR="00815E5F" w:rsidRPr="00815E5F">
        <w:rPr>
          <w:noProof/>
        </w:rPr>
        <w:drawing>
          <wp:inline distT="0" distB="0" distL="0" distR="0" wp14:anchorId="56078A5A" wp14:editId="4BF115F0">
            <wp:extent cx="5399405" cy="3227320"/>
            <wp:effectExtent l="0" t="0" r="0" b="0"/>
            <wp:docPr id="133" name="Picture 1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application&#10;&#10;Description automatically generated"/>
                    <pic:cNvPicPr/>
                  </pic:nvPicPr>
                  <pic:blipFill>
                    <a:blip r:embed="rId73"/>
                    <a:stretch>
                      <a:fillRect/>
                    </a:stretch>
                  </pic:blipFill>
                  <pic:spPr>
                    <a:xfrm>
                      <a:off x="0" y="0"/>
                      <a:ext cx="5770736" cy="3449271"/>
                    </a:xfrm>
                    <a:prstGeom prst="rect">
                      <a:avLst/>
                    </a:prstGeom>
                  </pic:spPr>
                </pic:pic>
              </a:graphicData>
            </a:graphic>
          </wp:inline>
        </w:drawing>
      </w:r>
    </w:p>
    <w:p w14:paraId="783AC497" w14:textId="77777777" w:rsidR="007D1664" w:rsidRPr="003629E0" w:rsidRDefault="00140613" w:rsidP="007D1664">
      <w:pPr>
        <w:pStyle w:val="ListParagraph"/>
        <w:numPr>
          <w:ilvl w:val="0"/>
          <w:numId w:val="37"/>
        </w:numPr>
      </w:pPr>
      <w:r w:rsidRPr="003629E0">
        <w:t xml:space="preserve">Click on the </w:t>
      </w:r>
      <w:r w:rsidRPr="003629E0">
        <w:rPr>
          <w:i/>
          <w:iCs/>
        </w:rPr>
        <w:t>three-dot-menu</w:t>
      </w:r>
      <w:r w:rsidRPr="003629E0">
        <w:t xml:space="preserve"> icon (</w:t>
      </w:r>
      <w:r w:rsidRPr="003629E0">
        <w:rPr>
          <w:rFonts w:cs="Times New Roman (Body CS)"/>
          <w:noProof/>
          <w:position w:val="-6"/>
        </w:rPr>
        <w:drawing>
          <wp:inline distT="0" distB="0" distL="0" distR="0" wp14:anchorId="1DE482B5" wp14:editId="62770D3A">
            <wp:extent cx="123836" cy="149906"/>
            <wp:effectExtent l="0" t="0" r="3175"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155" cy="153924"/>
                    </a:xfrm>
                    <a:prstGeom prst="rect">
                      <a:avLst/>
                    </a:prstGeom>
                  </pic:spPr>
                </pic:pic>
              </a:graphicData>
            </a:graphic>
          </wp:inline>
        </w:drawing>
      </w:r>
      <w:r w:rsidRPr="003629E0">
        <w:t xml:space="preserve">) in the upper right corner and select </w:t>
      </w:r>
      <w:r w:rsidRPr="003629E0">
        <w:rPr>
          <w:b/>
          <w:bCs/>
          <w:i/>
          <w:iCs/>
        </w:rPr>
        <w:t>Explore relationships</w:t>
      </w:r>
      <w:r w:rsidRPr="003629E0">
        <w:t>.</w:t>
      </w:r>
    </w:p>
    <w:p w14:paraId="0194D80F" w14:textId="6D825549" w:rsidR="00F34D78" w:rsidRPr="003629E0" w:rsidRDefault="00F34D78" w:rsidP="007D1664">
      <w:pPr>
        <w:pStyle w:val="ListParagraph"/>
        <w:numPr>
          <w:ilvl w:val="0"/>
          <w:numId w:val="37"/>
        </w:numPr>
      </w:pPr>
      <w:r w:rsidRPr="003629E0">
        <w:t xml:space="preserve">After expanding some of the nodes you will see how the EMAIL column relates to the </w:t>
      </w:r>
      <w:r w:rsidRPr="003629E0">
        <w:rPr>
          <w:i/>
          <w:iCs/>
        </w:rPr>
        <w:t>CUSTOMER</w:t>
      </w:r>
      <w:r w:rsidRPr="003629E0">
        <w:t xml:space="preserve"> table and the </w:t>
      </w:r>
      <w:r w:rsidRPr="003629E0">
        <w:rPr>
          <w:i/>
          <w:iCs/>
        </w:rPr>
        <w:t>EMAIL Address</w:t>
      </w:r>
      <w:r w:rsidRPr="003629E0">
        <w:t xml:space="preserve"> data class, and how the data class relates to the automation rule you created above:</w:t>
      </w:r>
      <w:r w:rsidRPr="003629E0">
        <w:br/>
      </w:r>
      <w:r w:rsidR="00250667" w:rsidRPr="00250667">
        <w:rPr>
          <w:noProof/>
        </w:rPr>
        <w:drawing>
          <wp:inline distT="0" distB="0" distL="0" distR="0" wp14:anchorId="3C0EBE17" wp14:editId="3261537A">
            <wp:extent cx="5399405" cy="2679997"/>
            <wp:effectExtent l="0" t="0" r="0" b="0"/>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pic:nvPicPr>
                  <pic:blipFill>
                    <a:blip r:embed="rId74"/>
                    <a:stretch>
                      <a:fillRect/>
                    </a:stretch>
                  </pic:blipFill>
                  <pic:spPr>
                    <a:xfrm>
                      <a:off x="0" y="0"/>
                      <a:ext cx="5496807" cy="2728342"/>
                    </a:xfrm>
                    <a:prstGeom prst="rect">
                      <a:avLst/>
                    </a:prstGeom>
                  </pic:spPr>
                </pic:pic>
              </a:graphicData>
            </a:graphic>
          </wp:inline>
        </w:drawing>
      </w:r>
    </w:p>
    <w:p w14:paraId="46316D06" w14:textId="77777777" w:rsidR="00076D01" w:rsidRPr="003629E0" w:rsidRDefault="00033319" w:rsidP="00033319">
      <w:pPr>
        <w:pStyle w:val="Heading2"/>
      </w:pPr>
      <w:bookmarkStart w:id="57" w:name="_Toc123301004"/>
      <w:r w:rsidRPr="003629E0">
        <w:t>Browsing data sets in the Default catalog</w:t>
      </w:r>
      <w:bookmarkEnd w:id="57"/>
    </w:p>
    <w:p w14:paraId="71305426" w14:textId="77777777" w:rsidR="00033319" w:rsidRPr="003629E0" w:rsidRDefault="00033319" w:rsidP="00033319">
      <w:pPr>
        <w:rPr>
          <w:lang w:val="en-US"/>
        </w:rPr>
      </w:pPr>
      <w:r w:rsidRPr="003629E0">
        <w:rPr>
          <w:lang w:val="en-US"/>
        </w:rPr>
        <w:t xml:space="preserve">Some asset metadata is automatically synchronized between the </w:t>
      </w:r>
      <w:r w:rsidRPr="003629E0">
        <w:rPr>
          <w:i/>
          <w:iCs/>
          <w:lang w:val="en-US"/>
        </w:rPr>
        <w:t>Information assets</w:t>
      </w:r>
      <w:r w:rsidRPr="003629E0">
        <w:rPr>
          <w:lang w:val="en-US"/>
        </w:rPr>
        <w:t xml:space="preserve"> view and the </w:t>
      </w:r>
      <w:r w:rsidRPr="003629E0">
        <w:rPr>
          <w:i/>
          <w:iCs/>
          <w:lang w:val="en-US"/>
        </w:rPr>
        <w:t>Default catalog</w:t>
      </w:r>
      <w:r w:rsidRPr="003629E0">
        <w:rPr>
          <w:lang w:val="en-US"/>
        </w:rPr>
        <w:t xml:space="preserve">. This includes database tables and files as well as their related columns. </w:t>
      </w:r>
      <w:r w:rsidR="00FB4481" w:rsidRPr="003629E0">
        <w:rPr>
          <w:lang w:val="en-US"/>
        </w:rPr>
        <w:t>A</w:t>
      </w:r>
      <w:r w:rsidRPr="003629E0">
        <w:rPr>
          <w:lang w:val="en-US"/>
        </w:rPr>
        <w:t xml:space="preserve"> subset of the data connections is synchronized</w:t>
      </w:r>
      <w:r w:rsidR="00FB4481" w:rsidRPr="003629E0">
        <w:rPr>
          <w:lang w:val="en-US"/>
        </w:rPr>
        <w:t xml:space="preserve"> as well</w:t>
      </w:r>
      <w:r w:rsidRPr="003629E0">
        <w:rPr>
          <w:lang w:val="en-US"/>
        </w:rPr>
        <w:t>.</w:t>
      </w:r>
    </w:p>
    <w:p w14:paraId="539F1D49" w14:textId="77777777" w:rsidR="00EA644E" w:rsidRDefault="00EA644E" w:rsidP="00033319">
      <w:pPr>
        <w:rPr>
          <w:lang w:val="en-US"/>
        </w:rPr>
      </w:pPr>
    </w:p>
    <w:p w14:paraId="66191A5B" w14:textId="61C81373" w:rsidR="0038215E" w:rsidRPr="003629E0" w:rsidRDefault="004D78A8" w:rsidP="00033319">
      <w:pPr>
        <w:rPr>
          <w:lang w:val="en-US"/>
        </w:rPr>
      </w:pPr>
      <w:r w:rsidRPr="003629E0">
        <w:rPr>
          <w:lang w:val="en-US"/>
        </w:rPr>
        <w:t xml:space="preserve">Use the following steps to browse the synchronized </w:t>
      </w:r>
      <w:r w:rsidRPr="00B93FB6">
        <w:rPr>
          <w:i/>
          <w:iCs/>
          <w:lang w:val="en-US"/>
        </w:rPr>
        <w:t>CUSTOMER</w:t>
      </w:r>
      <w:r w:rsidRPr="003629E0">
        <w:rPr>
          <w:lang w:val="en-US"/>
        </w:rPr>
        <w:t xml:space="preserve"> table:</w:t>
      </w:r>
    </w:p>
    <w:p w14:paraId="6C150C44" w14:textId="5765B60E" w:rsidR="004D78A8" w:rsidRPr="003629E0" w:rsidRDefault="004D78A8" w:rsidP="004D78A8">
      <w:pPr>
        <w:pStyle w:val="ListParagraph"/>
        <w:numPr>
          <w:ilvl w:val="0"/>
          <w:numId w:val="38"/>
        </w:numPr>
      </w:pPr>
      <w:r w:rsidRPr="003629E0">
        <w:t xml:space="preserve">From the main menu, navigate to </w:t>
      </w:r>
      <w:r w:rsidR="00C42692">
        <w:rPr>
          <w:b/>
          <w:bCs/>
          <w:i/>
          <w:iCs/>
        </w:rPr>
        <w:t>Catalogs -&gt; All catalogs</w:t>
      </w:r>
      <w:r w:rsidRPr="003629E0">
        <w:t>.</w:t>
      </w:r>
    </w:p>
    <w:p w14:paraId="7E848C87" w14:textId="77777777" w:rsidR="00E172C3" w:rsidRPr="003629E0" w:rsidRDefault="004D78A8" w:rsidP="00E172C3">
      <w:pPr>
        <w:pStyle w:val="ListParagraph"/>
        <w:numPr>
          <w:ilvl w:val="0"/>
          <w:numId w:val="38"/>
        </w:numPr>
      </w:pPr>
      <w:r w:rsidRPr="003629E0">
        <w:t xml:space="preserve">Click on the </w:t>
      </w:r>
      <w:r w:rsidRPr="003629E0">
        <w:rPr>
          <w:b/>
          <w:bCs/>
          <w:i/>
          <w:iCs/>
        </w:rPr>
        <w:t>Default catalog</w:t>
      </w:r>
      <w:r w:rsidRPr="003629E0">
        <w:t xml:space="preserve"> in order to open it</w:t>
      </w:r>
      <w:r w:rsidR="00E172C3" w:rsidRPr="003629E0">
        <w:t>.</w:t>
      </w:r>
    </w:p>
    <w:p w14:paraId="3E1012C0" w14:textId="77777777" w:rsidR="0074782B" w:rsidRPr="003629E0" w:rsidRDefault="00E172C3" w:rsidP="00E172C3">
      <w:pPr>
        <w:pStyle w:val="ListParagraph"/>
        <w:numPr>
          <w:ilvl w:val="0"/>
          <w:numId w:val="38"/>
        </w:numPr>
      </w:pPr>
      <w:r w:rsidRPr="003629E0">
        <w:lastRenderedPageBreak/>
        <w:t xml:space="preserve">Type </w:t>
      </w:r>
      <w:r w:rsidRPr="003629E0">
        <w:rPr>
          <w:i/>
          <w:iCs/>
        </w:rPr>
        <w:t>CUSTOMER</w:t>
      </w:r>
      <w:r w:rsidRPr="003629E0">
        <w:t xml:space="preserve"> into the search field</w:t>
      </w:r>
      <w:r w:rsidR="0074782B" w:rsidRPr="003629E0">
        <w:t>.</w:t>
      </w:r>
    </w:p>
    <w:p w14:paraId="09AC2566" w14:textId="739E0124" w:rsidR="00E172C3" w:rsidRPr="003629E0" w:rsidRDefault="0074782B" w:rsidP="00E172C3">
      <w:pPr>
        <w:pStyle w:val="ListParagraph"/>
        <w:numPr>
          <w:ilvl w:val="0"/>
          <w:numId w:val="38"/>
        </w:numPr>
      </w:pPr>
      <w:r w:rsidRPr="003629E0">
        <w:t xml:space="preserve">Click on the </w:t>
      </w:r>
      <w:r w:rsidRPr="003629E0">
        <w:rPr>
          <w:b/>
          <w:bCs/>
          <w:i/>
          <w:iCs/>
        </w:rPr>
        <w:t>Any source</w:t>
      </w:r>
      <w:r w:rsidRPr="003629E0">
        <w:t xml:space="preserve"> selection list to limit the result set to source “WKC </w:t>
      </w:r>
      <w:r w:rsidR="00871615" w:rsidRPr="003629E0">
        <w:t>workshop</w:t>
      </w:r>
      <w:r w:rsidRPr="003629E0">
        <w:t xml:space="preserve"> &lt;your id&gt;”.</w:t>
      </w:r>
    </w:p>
    <w:p w14:paraId="2C235EC5" w14:textId="32919DB7" w:rsidR="0074782B" w:rsidRPr="003629E0" w:rsidRDefault="0074782B" w:rsidP="00E172C3">
      <w:pPr>
        <w:pStyle w:val="ListParagraph"/>
        <w:numPr>
          <w:ilvl w:val="0"/>
          <w:numId w:val="38"/>
        </w:numPr>
      </w:pPr>
      <w:r w:rsidRPr="003629E0">
        <w:t xml:space="preserve">Click on the </w:t>
      </w:r>
      <w:r w:rsidRPr="006166FE">
        <w:rPr>
          <w:b/>
          <w:bCs/>
          <w:i/>
          <w:iCs/>
        </w:rPr>
        <w:t>CUSTOMER</w:t>
      </w:r>
      <w:r w:rsidRPr="003629E0">
        <w:t xml:space="preserve"> table in the search result.</w:t>
      </w:r>
      <w:r w:rsidR="006166FE">
        <w:t xml:space="preserve"> The data asset overview page is being displayed. The </w:t>
      </w:r>
      <w:r w:rsidR="006166FE" w:rsidRPr="006166FE">
        <w:rPr>
          <w:i/>
          <w:iCs/>
        </w:rPr>
        <w:t>Tag</w:t>
      </w:r>
      <w:r w:rsidR="006166FE">
        <w:t xml:space="preserve"> </w:t>
      </w:r>
      <w:proofErr w:type="spellStart"/>
      <w:r w:rsidR="006166FE" w:rsidRPr="006166FE">
        <w:rPr>
          <w:b/>
          <w:bCs/>
          <w:i/>
          <w:iCs/>
        </w:rPr>
        <w:t>info_asset</w:t>
      </w:r>
      <w:proofErr w:type="spellEnd"/>
      <w:r w:rsidR="006166FE">
        <w:t xml:space="preserve"> on the left indicates that the asset was synchronized from the </w:t>
      </w:r>
      <w:r w:rsidR="006166FE" w:rsidRPr="006166FE">
        <w:rPr>
          <w:i/>
          <w:iCs/>
        </w:rPr>
        <w:t>Information assets</w:t>
      </w:r>
      <w:r w:rsidR="006166FE">
        <w:t xml:space="preserve"> view.</w:t>
      </w:r>
      <w:r w:rsidR="00B93FB6" w:rsidRPr="00B93FB6">
        <w:rPr>
          <w:noProof/>
        </w:rPr>
        <w:drawing>
          <wp:inline distT="0" distB="0" distL="0" distR="0" wp14:anchorId="4C598D63" wp14:editId="501B1FD7">
            <wp:extent cx="5731510" cy="3578860"/>
            <wp:effectExtent l="0" t="0" r="0" b="2540"/>
            <wp:docPr id="135" name="Picture 1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application, Teams&#10;&#10;Description automatically generated"/>
                    <pic:cNvPicPr/>
                  </pic:nvPicPr>
                  <pic:blipFill>
                    <a:blip r:embed="rId75"/>
                    <a:stretch>
                      <a:fillRect/>
                    </a:stretch>
                  </pic:blipFill>
                  <pic:spPr>
                    <a:xfrm>
                      <a:off x="0" y="0"/>
                      <a:ext cx="5803121" cy="3623575"/>
                    </a:xfrm>
                    <a:prstGeom prst="rect">
                      <a:avLst/>
                    </a:prstGeom>
                  </pic:spPr>
                </pic:pic>
              </a:graphicData>
            </a:graphic>
          </wp:inline>
        </w:drawing>
      </w:r>
    </w:p>
    <w:p w14:paraId="0256BF7F" w14:textId="07F0802D" w:rsidR="00B54F50" w:rsidRPr="003629E0" w:rsidRDefault="0074782B" w:rsidP="00B54F50">
      <w:pPr>
        <w:pStyle w:val="ListParagraph"/>
        <w:numPr>
          <w:ilvl w:val="0"/>
          <w:numId w:val="38"/>
        </w:numPr>
      </w:pPr>
      <w:r w:rsidRPr="003629E0">
        <w:t>Click on the eye icon (</w:t>
      </w:r>
      <w:r w:rsidRPr="003629E0">
        <w:rPr>
          <w:rFonts w:cs="Times New Roman (Body CS)"/>
          <w:noProof/>
          <w:position w:val="-6"/>
        </w:rPr>
        <w:drawing>
          <wp:inline distT="0" distB="0" distL="0" distR="0" wp14:anchorId="76117DA2" wp14:editId="180D9C5A">
            <wp:extent cx="163285" cy="138792"/>
            <wp:effectExtent l="0" t="0" r="1905"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686" cy="143383"/>
                    </a:xfrm>
                    <a:prstGeom prst="rect">
                      <a:avLst/>
                    </a:prstGeom>
                  </pic:spPr>
                </pic:pic>
              </a:graphicData>
            </a:graphic>
          </wp:inline>
        </w:drawing>
      </w:r>
      <w:r w:rsidRPr="003629E0">
        <w:t>) near in the header CUSTOMER_ID column (first column)</w:t>
      </w:r>
      <w:r w:rsidR="001C3579">
        <w:t xml:space="preserve"> in the </w:t>
      </w:r>
      <w:r w:rsidR="001C3579">
        <w:rPr>
          <w:b/>
          <w:bCs/>
        </w:rPr>
        <w:t>Asset</w:t>
      </w:r>
      <w:r w:rsidR="001C3579">
        <w:t xml:space="preserve"> section.</w:t>
      </w:r>
    </w:p>
    <w:p w14:paraId="54FD1BD7" w14:textId="1E9BFA39" w:rsidR="00B54F50" w:rsidRPr="003629E0" w:rsidRDefault="00B54F50" w:rsidP="00B54F50">
      <w:pPr>
        <w:pStyle w:val="ListParagraph"/>
        <w:numPr>
          <w:ilvl w:val="0"/>
          <w:numId w:val="38"/>
        </w:numPr>
      </w:pPr>
      <w:r w:rsidRPr="003629E0">
        <w:t xml:space="preserve">The </w:t>
      </w:r>
      <w:r w:rsidR="000C7A9F">
        <w:rPr>
          <w:b/>
          <w:bCs/>
          <w:i/>
          <w:iCs/>
        </w:rPr>
        <w:tab/>
      </w:r>
      <w:r w:rsidRPr="003629E0">
        <w:rPr>
          <w:i/>
          <w:iCs/>
        </w:rPr>
        <w:t xml:space="preserve"> </w:t>
      </w:r>
      <w:r w:rsidRPr="003629E0">
        <w:t xml:space="preserve">panel shows that there are two business terms assigned to the column which have been successfully synchronized from the Information assets view. However, </w:t>
      </w:r>
      <w:r w:rsidR="00167BFC" w:rsidRPr="003629E0">
        <w:t>the assigned business terms cannot be edited here</w:t>
      </w:r>
      <w:r w:rsidR="00D85B3C">
        <w:t xml:space="preserve"> but only in the </w:t>
      </w:r>
      <w:r w:rsidR="00D85B3C" w:rsidRPr="00D85B3C">
        <w:rPr>
          <w:i/>
          <w:iCs/>
        </w:rPr>
        <w:t>Information assets</w:t>
      </w:r>
      <w:r w:rsidR="00D85B3C">
        <w:t xml:space="preserve"> view.</w:t>
      </w:r>
      <w:r w:rsidRPr="003629E0">
        <w:br/>
      </w:r>
      <w:r w:rsidR="007A09DC" w:rsidRPr="007A09DC">
        <w:rPr>
          <w:noProof/>
        </w:rPr>
        <w:drawing>
          <wp:inline distT="0" distB="0" distL="0" distR="0" wp14:anchorId="6AE11E97" wp14:editId="05B165DE">
            <wp:extent cx="2390681" cy="1915610"/>
            <wp:effectExtent l="0" t="0" r="0" b="2540"/>
            <wp:docPr id="136" name="Picture 1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text, application&#10;&#10;Description automatically generated"/>
                    <pic:cNvPicPr/>
                  </pic:nvPicPr>
                  <pic:blipFill>
                    <a:blip r:embed="rId77"/>
                    <a:stretch>
                      <a:fillRect/>
                    </a:stretch>
                  </pic:blipFill>
                  <pic:spPr>
                    <a:xfrm>
                      <a:off x="0" y="0"/>
                      <a:ext cx="2413716" cy="1934067"/>
                    </a:xfrm>
                    <a:prstGeom prst="rect">
                      <a:avLst/>
                    </a:prstGeom>
                  </pic:spPr>
                </pic:pic>
              </a:graphicData>
            </a:graphic>
          </wp:inline>
        </w:drawing>
      </w:r>
    </w:p>
    <w:p w14:paraId="0D21E37F" w14:textId="77777777" w:rsidR="0074782B" w:rsidRPr="003629E0" w:rsidRDefault="003D634D" w:rsidP="00E172C3">
      <w:pPr>
        <w:pStyle w:val="ListParagraph"/>
        <w:numPr>
          <w:ilvl w:val="0"/>
          <w:numId w:val="38"/>
        </w:numPr>
      </w:pPr>
      <w:r w:rsidRPr="003629E0">
        <w:t xml:space="preserve">Switch to the </w:t>
      </w:r>
      <w:r w:rsidRPr="003629E0">
        <w:rPr>
          <w:b/>
          <w:bCs/>
          <w:i/>
          <w:iCs/>
        </w:rPr>
        <w:t>Profile</w:t>
      </w:r>
      <w:r w:rsidRPr="003629E0">
        <w:t xml:space="preserve"> tab to see that the analysis results have not been synchronized from the </w:t>
      </w:r>
      <w:r w:rsidRPr="003629E0">
        <w:rPr>
          <w:i/>
          <w:iCs/>
        </w:rPr>
        <w:t>Information assets</w:t>
      </w:r>
      <w:r w:rsidRPr="003629E0">
        <w:t xml:space="preserve"> view. You would have to</w:t>
      </w:r>
      <w:r w:rsidR="005D46A8" w:rsidRPr="003629E0">
        <w:t xml:space="preserve"> profile the data once more in order to see statistics about the columns.</w:t>
      </w:r>
    </w:p>
    <w:p w14:paraId="68214831" w14:textId="23BD00DB" w:rsidR="007640E9" w:rsidRPr="003629E0" w:rsidRDefault="007640E9" w:rsidP="007640E9">
      <w:pPr>
        <w:ind w:left="360"/>
        <w:rPr>
          <w:i/>
          <w:iCs/>
          <w:lang w:val="en-US"/>
        </w:rPr>
      </w:pPr>
      <w:r w:rsidRPr="003629E0">
        <w:rPr>
          <w:i/>
          <w:iCs/>
          <w:lang w:val="en-US"/>
        </w:rPr>
        <w:t>This concludes the hands-on lab for WKC in CPD V</w:t>
      </w:r>
      <w:r w:rsidR="00256EB9">
        <w:rPr>
          <w:i/>
          <w:iCs/>
          <w:lang w:val="en-US"/>
        </w:rPr>
        <w:t>4</w:t>
      </w:r>
      <w:r w:rsidRPr="003629E0">
        <w:rPr>
          <w:i/>
          <w:iCs/>
          <w:lang w:val="en-US"/>
        </w:rPr>
        <w:t>.</w:t>
      </w:r>
      <w:r w:rsidR="00256EB9">
        <w:rPr>
          <w:i/>
          <w:iCs/>
          <w:lang w:val="en-US"/>
        </w:rPr>
        <w:t>6</w:t>
      </w:r>
      <w:r w:rsidRPr="003629E0">
        <w:rPr>
          <w:i/>
          <w:iCs/>
          <w:lang w:val="en-US"/>
        </w:rPr>
        <w:t>.</w:t>
      </w:r>
    </w:p>
    <w:sectPr w:rsidR="007640E9" w:rsidRPr="003629E0">
      <w:footerReference w:type="even" r:id="rId78"/>
      <w:footerReference w:type="default" r:id="rId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657F0" w14:textId="77777777" w:rsidR="00F206C3" w:rsidRDefault="00F206C3" w:rsidP="00CA5EB5">
      <w:r>
        <w:separator/>
      </w:r>
    </w:p>
  </w:endnote>
  <w:endnote w:type="continuationSeparator" w:id="0">
    <w:p w14:paraId="3B4AC97A" w14:textId="77777777" w:rsidR="00F206C3" w:rsidRDefault="00F206C3" w:rsidP="00CA5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Body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5794648"/>
      <w:docPartObj>
        <w:docPartGallery w:val="Page Numbers (Bottom of Page)"/>
        <w:docPartUnique/>
      </w:docPartObj>
    </w:sdtPr>
    <w:sdtContent>
      <w:p w14:paraId="38A404E1" w14:textId="77777777" w:rsidR="00044E9A" w:rsidRDefault="00044E9A" w:rsidP="008531C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5BFE17" w14:textId="77777777" w:rsidR="00044E9A" w:rsidRDefault="00044E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1902345"/>
      <w:docPartObj>
        <w:docPartGallery w:val="Page Numbers (Bottom of Page)"/>
        <w:docPartUnique/>
      </w:docPartObj>
    </w:sdtPr>
    <w:sdtContent>
      <w:p w14:paraId="071DD504" w14:textId="77777777" w:rsidR="00044E9A" w:rsidRDefault="00044E9A" w:rsidP="008531C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81A34B" w14:textId="77777777" w:rsidR="00044E9A" w:rsidRDefault="00044E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69C21" w14:textId="77777777" w:rsidR="00F206C3" w:rsidRDefault="00F206C3" w:rsidP="00CA5EB5">
      <w:r>
        <w:separator/>
      </w:r>
    </w:p>
  </w:footnote>
  <w:footnote w:type="continuationSeparator" w:id="0">
    <w:p w14:paraId="49003731" w14:textId="77777777" w:rsidR="00F206C3" w:rsidRDefault="00F206C3" w:rsidP="00CA5E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E7C"/>
    <w:multiLevelType w:val="hybridMultilevel"/>
    <w:tmpl w:val="2BCCA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A71450"/>
    <w:multiLevelType w:val="hybridMultilevel"/>
    <w:tmpl w:val="DDACC7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CF0372"/>
    <w:multiLevelType w:val="hybridMultilevel"/>
    <w:tmpl w:val="B9F43F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1051C2"/>
    <w:multiLevelType w:val="hybridMultilevel"/>
    <w:tmpl w:val="2BBACC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355CBD"/>
    <w:multiLevelType w:val="hybridMultilevel"/>
    <w:tmpl w:val="DDACC7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72A76CA"/>
    <w:multiLevelType w:val="hybridMultilevel"/>
    <w:tmpl w:val="2BCCA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8512F08"/>
    <w:multiLevelType w:val="hybridMultilevel"/>
    <w:tmpl w:val="AA307E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E511D4"/>
    <w:multiLevelType w:val="hybridMultilevel"/>
    <w:tmpl w:val="5A0028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6E61BF"/>
    <w:multiLevelType w:val="hybridMultilevel"/>
    <w:tmpl w:val="EBE424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A21BB8"/>
    <w:multiLevelType w:val="hybridMultilevel"/>
    <w:tmpl w:val="55F6312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BCD4011"/>
    <w:multiLevelType w:val="hybridMultilevel"/>
    <w:tmpl w:val="EBE424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D96537"/>
    <w:multiLevelType w:val="hybridMultilevel"/>
    <w:tmpl w:val="DDACC7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D64F3D"/>
    <w:multiLevelType w:val="hybridMultilevel"/>
    <w:tmpl w:val="5A0028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E1F51B2"/>
    <w:multiLevelType w:val="hybridMultilevel"/>
    <w:tmpl w:val="86DE8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1824375"/>
    <w:multiLevelType w:val="hybridMultilevel"/>
    <w:tmpl w:val="554A4C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13709D"/>
    <w:multiLevelType w:val="hybridMultilevel"/>
    <w:tmpl w:val="2BCCA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5712BAF"/>
    <w:multiLevelType w:val="hybridMultilevel"/>
    <w:tmpl w:val="5F802F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7DA0E71"/>
    <w:multiLevelType w:val="hybridMultilevel"/>
    <w:tmpl w:val="A624355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9BA70B4"/>
    <w:multiLevelType w:val="hybridMultilevel"/>
    <w:tmpl w:val="B58C6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B5E72B5"/>
    <w:multiLevelType w:val="hybridMultilevel"/>
    <w:tmpl w:val="DDACC7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39C1834"/>
    <w:multiLevelType w:val="hybridMultilevel"/>
    <w:tmpl w:val="5F802F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5E24B7B"/>
    <w:multiLevelType w:val="multilevel"/>
    <w:tmpl w:val="11AEA5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63375EF"/>
    <w:multiLevelType w:val="hybridMultilevel"/>
    <w:tmpl w:val="5F802F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8A67DE8"/>
    <w:multiLevelType w:val="hybridMultilevel"/>
    <w:tmpl w:val="2BCCA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3B43CE"/>
    <w:multiLevelType w:val="hybridMultilevel"/>
    <w:tmpl w:val="52E0B6A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09F6059"/>
    <w:multiLevelType w:val="hybridMultilevel"/>
    <w:tmpl w:val="DDACC7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0E37A23"/>
    <w:multiLevelType w:val="hybridMultilevel"/>
    <w:tmpl w:val="2BCCA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9AD469E"/>
    <w:multiLevelType w:val="hybridMultilevel"/>
    <w:tmpl w:val="DE12E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B9523E"/>
    <w:multiLevelType w:val="hybridMultilevel"/>
    <w:tmpl w:val="2BCCA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777323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B151026"/>
    <w:multiLevelType w:val="hybridMultilevel"/>
    <w:tmpl w:val="2BCCA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D4315E6"/>
    <w:multiLevelType w:val="hybridMultilevel"/>
    <w:tmpl w:val="4BCAE2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3A0DB6"/>
    <w:multiLevelType w:val="hybridMultilevel"/>
    <w:tmpl w:val="6994EB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37F468E"/>
    <w:multiLevelType w:val="hybridMultilevel"/>
    <w:tmpl w:val="2BCCA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8DE6A4B"/>
    <w:multiLevelType w:val="hybridMultilevel"/>
    <w:tmpl w:val="DEE45F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B72175"/>
    <w:multiLevelType w:val="hybridMultilevel"/>
    <w:tmpl w:val="EBE424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04B3AD8"/>
    <w:multiLevelType w:val="multilevel"/>
    <w:tmpl w:val="11AEA520"/>
    <w:numStyleLink w:val="111111"/>
  </w:abstractNum>
  <w:abstractNum w:abstractNumId="37" w15:restartNumberingAfterBreak="0">
    <w:nsid w:val="70D44D47"/>
    <w:multiLevelType w:val="hybridMultilevel"/>
    <w:tmpl w:val="DDACC7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4035700"/>
    <w:multiLevelType w:val="hybridMultilevel"/>
    <w:tmpl w:val="E1A05E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734460F"/>
    <w:multiLevelType w:val="multilevel"/>
    <w:tmpl w:val="06B6DD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78CE3AD7"/>
    <w:multiLevelType w:val="hybridMultilevel"/>
    <w:tmpl w:val="5FCA46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98956C9"/>
    <w:multiLevelType w:val="hybridMultilevel"/>
    <w:tmpl w:val="709A4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61601838">
    <w:abstractNumId w:val="18"/>
  </w:num>
  <w:num w:numId="2" w16cid:durableId="872428324">
    <w:abstractNumId w:val="12"/>
  </w:num>
  <w:num w:numId="3" w16cid:durableId="1401832064">
    <w:abstractNumId w:val="25"/>
  </w:num>
  <w:num w:numId="4" w16cid:durableId="750666482">
    <w:abstractNumId w:val="27"/>
  </w:num>
  <w:num w:numId="5" w16cid:durableId="1823039300">
    <w:abstractNumId w:val="1"/>
  </w:num>
  <w:num w:numId="6" w16cid:durableId="1244949128">
    <w:abstractNumId w:val="7"/>
  </w:num>
  <w:num w:numId="7" w16cid:durableId="1678464125">
    <w:abstractNumId w:val="24"/>
  </w:num>
  <w:num w:numId="8" w16cid:durableId="1947154958">
    <w:abstractNumId w:val="15"/>
  </w:num>
  <w:num w:numId="9" w16cid:durableId="58554992">
    <w:abstractNumId w:val="23"/>
  </w:num>
  <w:num w:numId="10" w16cid:durableId="1137067548">
    <w:abstractNumId w:val="5"/>
  </w:num>
  <w:num w:numId="11" w16cid:durableId="1251623608">
    <w:abstractNumId w:val="30"/>
  </w:num>
  <w:num w:numId="12" w16cid:durableId="2097052275">
    <w:abstractNumId w:val="9"/>
  </w:num>
  <w:num w:numId="13" w16cid:durableId="1777630514">
    <w:abstractNumId w:val="33"/>
  </w:num>
  <w:num w:numId="14" w16cid:durableId="1593390337">
    <w:abstractNumId w:val="28"/>
  </w:num>
  <w:num w:numId="15" w16cid:durableId="2144422960">
    <w:abstractNumId w:val="26"/>
  </w:num>
  <w:num w:numId="16" w16cid:durableId="287205477">
    <w:abstractNumId w:val="35"/>
  </w:num>
  <w:num w:numId="17" w16cid:durableId="1475636366">
    <w:abstractNumId w:val="21"/>
  </w:num>
  <w:num w:numId="18" w16cid:durableId="1248533956">
    <w:abstractNumId w:val="36"/>
  </w:num>
  <w:num w:numId="19" w16cid:durableId="826552213">
    <w:abstractNumId w:val="39"/>
  </w:num>
  <w:num w:numId="20" w16cid:durableId="817574548">
    <w:abstractNumId w:val="29"/>
  </w:num>
  <w:num w:numId="21" w16cid:durableId="1501579140">
    <w:abstractNumId w:val="38"/>
  </w:num>
  <w:num w:numId="22" w16cid:durableId="376974502">
    <w:abstractNumId w:val="32"/>
  </w:num>
  <w:num w:numId="23" w16cid:durableId="892236076">
    <w:abstractNumId w:val="41"/>
  </w:num>
  <w:num w:numId="24" w16cid:durableId="410812302">
    <w:abstractNumId w:val="20"/>
  </w:num>
  <w:num w:numId="25" w16cid:durableId="1495997824">
    <w:abstractNumId w:val="22"/>
  </w:num>
  <w:num w:numId="26" w16cid:durableId="1303122695">
    <w:abstractNumId w:val="16"/>
  </w:num>
  <w:num w:numId="27" w16cid:durableId="413552907">
    <w:abstractNumId w:val="4"/>
  </w:num>
  <w:num w:numId="28" w16cid:durableId="1567061182">
    <w:abstractNumId w:val="2"/>
  </w:num>
  <w:num w:numId="29" w16cid:durableId="967318692">
    <w:abstractNumId w:val="31"/>
  </w:num>
  <w:num w:numId="30" w16cid:durableId="922645975">
    <w:abstractNumId w:val="40"/>
  </w:num>
  <w:num w:numId="31" w16cid:durableId="1131706618">
    <w:abstractNumId w:val="13"/>
  </w:num>
  <w:num w:numId="32" w16cid:durableId="1087532274">
    <w:abstractNumId w:val="0"/>
  </w:num>
  <w:num w:numId="33" w16cid:durableId="217202542">
    <w:abstractNumId w:val="6"/>
  </w:num>
  <w:num w:numId="34" w16cid:durableId="1844466479">
    <w:abstractNumId w:val="8"/>
  </w:num>
  <w:num w:numId="35" w16cid:durableId="769740884">
    <w:abstractNumId w:val="37"/>
  </w:num>
  <w:num w:numId="36" w16cid:durableId="273905992">
    <w:abstractNumId w:val="19"/>
  </w:num>
  <w:num w:numId="37" w16cid:durableId="281691455">
    <w:abstractNumId w:val="3"/>
  </w:num>
  <w:num w:numId="38" w16cid:durableId="1677927495">
    <w:abstractNumId w:val="17"/>
  </w:num>
  <w:num w:numId="39" w16cid:durableId="1641112679">
    <w:abstractNumId w:val="34"/>
  </w:num>
  <w:num w:numId="40" w16cid:durableId="1730806877">
    <w:abstractNumId w:val="10"/>
  </w:num>
  <w:num w:numId="41" w16cid:durableId="1144929895">
    <w:abstractNumId w:val="11"/>
  </w:num>
  <w:num w:numId="42" w16cid:durableId="126834557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onard Posner">
    <w15:presenceInfo w15:providerId="AD" w15:userId="S::leonard.timo.posner@ibm.com::a4e744db-4438-440c-be5b-5713a9c40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EB5"/>
    <w:rsid w:val="0000195E"/>
    <w:rsid w:val="00003EBB"/>
    <w:rsid w:val="00012506"/>
    <w:rsid w:val="00015F8F"/>
    <w:rsid w:val="00025178"/>
    <w:rsid w:val="00032D57"/>
    <w:rsid w:val="00033319"/>
    <w:rsid w:val="000402B8"/>
    <w:rsid w:val="00041F06"/>
    <w:rsid w:val="000423EE"/>
    <w:rsid w:val="000428FA"/>
    <w:rsid w:val="00044E9A"/>
    <w:rsid w:val="000457AD"/>
    <w:rsid w:val="000461DB"/>
    <w:rsid w:val="00046663"/>
    <w:rsid w:val="000511BE"/>
    <w:rsid w:val="00057568"/>
    <w:rsid w:val="000617BB"/>
    <w:rsid w:val="000640C2"/>
    <w:rsid w:val="00064676"/>
    <w:rsid w:val="0006583D"/>
    <w:rsid w:val="00065F96"/>
    <w:rsid w:val="000744D4"/>
    <w:rsid w:val="00076D01"/>
    <w:rsid w:val="000770B9"/>
    <w:rsid w:val="00077E4D"/>
    <w:rsid w:val="00092C6D"/>
    <w:rsid w:val="000A7DBF"/>
    <w:rsid w:val="000C0501"/>
    <w:rsid w:val="000C5EB5"/>
    <w:rsid w:val="000C74ED"/>
    <w:rsid w:val="000C7A9F"/>
    <w:rsid w:val="000D4EA0"/>
    <w:rsid w:val="000D7729"/>
    <w:rsid w:val="000F1ED0"/>
    <w:rsid w:val="000F35CA"/>
    <w:rsid w:val="00102874"/>
    <w:rsid w:val="00106CFE"/>
    <w:rsid w:val="00111C9B"/>
    <w:rsid w:val="001141E1"/>
    <w:rsid w:val="00120959"/>
    <w:rsid w:val="00120E4A"/>
    <w:rsid w:val="00126288"/>
    <w:rsid w:val="00137468"/>
    <w:rsid w:val="00137517"/>
    <w:rsid w:val="00140613"/>
    <w:rsid w:val="00143386"/>
    <w:rsid w:val="00146A1E"/>
    <w:rsid w:val="00147950"/>
    <w:rsid w:val="00150798"/>
    <w:rsid w:val="0015202B"/>
    <w:rsid w:val="00152503"/>
    <w:rsid w:val="00156492"/>
    <w:rsid w:val="001579DF"/>
    <w:rsid w:val="00161322"/>
    <w:rsid w:val="00163673"/>
    <w:rsid w:val="00163872"/>
    <w:rsid w:val="00165104"/>
    <w:rsid w:val="00167BA9"/>
    <w:rsid w:val="00167BFC"/>
    <w:rsid w:val="0017222C"/>
    <w:rsid w:val="00176848"/>
    <w:rsid w:val="0018535E"/>
    <w:rsid w:val="001958A8"/>
    <w:rsid w:val="001A66FB"/>
    <w:rsid w:val="001B287B"/>
    <w:rsid w:val="001C04FB"/>
    <w:rsid w:val="001C2091"/>
    <w:rsid w:val="001C3579"/>
    <w:rsid w:val="001D30A1"/>
    <w:rsid w:val="001D5A1E"/>
    <w:rsid w:val="001E108E"/>
    <w:rsid w:val="001E30EE"/>
    <w:rsid w:val="001E351B"/>
    <w:rsid w:val="001F6B10"/>
    <w:rsid w:val="002071F0"/>
    <w:rsid w:val="00207927"/>
    <w:rsid w:val="00214C36"/>
    <w:rsid w:val="00222573"/>
    <w:rsid w:val="002275FA"/>
    <w:rsid w:val="00231DB4"/>
    <w:rsid w:val="002325F7"/>
    <w:rsid w:val="00236611"/>
    <w:rsid w:val="00250667"/>
    <w:rsid w:val="00255736"/>
    <w:rsid w:val="002566BB"/>
    <w:rsid w:val="00256D72"/>
    <w:rsid w:val="00256EB9"/>
    <w:rsid w:val="0026697A"/>
    <w:rsid w:val="00267774"/>
    <w:rsid w:val="0028056B"/>
    <w:rsid w:val="0029126A"/>
    <w:rsid w:val="002948D3"/>
    <w:rsid w:val="002A2143"/>
    <w:rsid w:val="002A25F4"/>
    <w:rsid w:val="002A2CAA"/>
    <w:rsid w:val="002A4C87"/>
    <w:rsid w:val="002A5C9F"/>
    <w:rsid w:val="002B5FDC"/>
    <w:rsid w:val="002B7F79"/>
    <w:rsid w:val="002C45CA"/>
    <w:rsid w:val="002D014B"/>
    <w:rsid w:val="002E10D0"/>
    <w:rsid w:val="002E485C"/>
    <w:rsid w:val="002E735B"/>
    <w:rsid w:val="002F103E"/>
    <w:rsid w:val="00307BAD"/>
    <w:rsid w:val="00312AF8"/>
    <w:rsid w:val="00314588"/>
    <w:rsid w:val="00323898"/>
    <w:rsid w:val="003321C0"/>
    <w:rsid w:val="003367D6"/>
    <w:rsid w:val="00343915"/>
    <w:rsid w:val="00345224"/>
    <w:rsid w:val="003471C3"/>
    <w:rsid w:val="00351EEE"/>
    <w:rsid w:val="00360329"/>
    <w:rsid w:val="0036268E"/>
    <w:rsid w:val="003629E0"/>
    <w:rsid w:val="00362DA6"/>
    <w:rsid w:val="0038215E"/>
    <w:rsid w:val="00382349"/>
    <w:rsid w:val="0039274D"/>
    <w:rsid w:val="0039367A"/>
    <w:rsid w:val="003A4180"/>
    <w:rsid w:val="003B3FAA"/>
    <w:rsid w:val="003B5C18"/>
    <w:rsid w:val="003B7F6D"/>
    <w:rsid w:val="003C722B"/>
    <w:rsid w:val="003D1887"/>
    <w:rsid w:val="003D2437"/>
    <w:rsid w:val="003D634D"/>
    <w:rsid w:val="003D63BA"/>
    <w:rsid w:val="003E1CD4"/>
    <w:rsid w:val="003E527C"/>
    <w:rsid w:val="003E6F8B"/>
    <w:rsid w:val="00402A6A"/>
    <w:rsid w:val="00411B9A"/>
    <w:rsid w:val="004150DF"/>
    <w:rsid w:val="00422F1D"/>
    <w:rsid w:val="0042433C"/>
    <w:rsid w:val="004279FA"/>
    <w:rsid w:val="004306E4"/>
    <w:rsid w:val="00430AF1"/>
    <w:rsid w:val="00436AB8"/>
    <w:rsid w:val="004415FC"/>
    <w:rsid w:val="00441E6D"/>
    <w:rsid w:val="00442F75"/>
    <w:rsid w:val="004478B4"/>
    <w:rsid w:val="0045051C"/>
    <w:rsid w:val="00450E9E"/>
    <w:rsid w:val="00455AD9"/>
    <w:rsid w:val="00460DC3"/>
    <w:rsid w:val="00471295"/>
    <w:rsid w:val="00472152"/>
    <w:rsid w:val="00472D79"/>
    <w:rsid w:val="004807B2"/>
    <w:rsid w:val="00487DA0"/>
    <w:rsid w:val="00490363"/>
    <w:rsid w:val="004A39A5"/>
    <w:rsid w:val="004B685C"/>
    <w:rsid w:val="004B762C"/>
    <w:rsid w:val="004C2487"/>
    <w:rsid w:val="004C7707"/>
    <w:rsid w:val="004D05EA"/>
    <w:rsid w:val="004D0CBB"/>
    <w:rsid w:val="004D2511"/>
    <w:rsid w:val="004D2EB7"/>
    <w:rsid w:val="004D5607"/>
    <w:rsid w:val="004D78A8"/>
    <w:rsid w:val="004E0C3F"/>
    <w:rsid w:val="004F013E"/>
    <w:rsid w:val="004F40FF"/>
    <w:rsid w:val="004F680C"/>
    <w:rsid w:val="00501574"/>
    <w:rsid w:val="00503036"/>
    <w:rsid w:val="0050364B"/>
    <w:rsid w:val="0050740C"/>
    <w:rsid w:val="00511598"/>
    <w:rsid w:val="005226BC"/>
    <w:rsid w:val="00524E38"/>
    <w:rsid w:val="00547CD7"/>
    <w:rsid w:val="00547FF2"/>
    <w:rsid w:val="00554D48"/>
    <w:rsid w:val="00556D2D"/>
    <w:rsid w:val="0056513B"/>
    <w:rsid w:val="005677B2"/>
    <w:rsid w:val="00576F66"/>
    <w:rsid w:val="00580637"/>
    <w:rsid w:val="00584C72"/>
    <w:rsid w:val="005903D5"/>
    <w:rsid w:val="005914F5"/>
    <w:rsid w:val="00591DF6"/>
    <w:rsid w:val="00595031"/>
    <w:rsid w:val="00596C2F"/>
    <w:rsid w:val="005A7667"/>
    <w:rsid w:val="005C1AF6"/>
    <w:rsid w:val="005C4949"/>
    <w:rsid w:val="005D46A8"/>
    <w:rsid w:val="005D53AE"/>
    <w:rsid w:val="005D66CF"/>
    <w:rsid w:val="005E3BA8"/>
    <w:rsid w:val="005F2B66"/>
    <w:rsid w:val="005F2C9B"/>
    <w:rsid w:val="005F51DF"/>
    <w:rsid w:val="00600AF1"/>
    <w:rsid w:val="006132C5"/>
    <w:rsid w:val="006166FE"/>
    <w:rsid w:val="00621186"/>
    <w:rsid w:val="00623FAD"/>
    <w:rsid w:val="00627F55"/>
    <w:rsid w:val="00635999"/>
    <w:rsid w:val="00645C7C"/>
    <w:rsid w:val="00651F9E"/>
    <w:rsid w:val="00656013"/>
    <w:rsid w:val="00664CFC"/>
    <w:rsid w:val="00665D91"/>
    <w:rsid w:val="006661AC"/>
    <w:rsid w:val="00682F49"/>
    <w:rsid w:val="00685A3E"/>
    <w:rsid w:val="00687E2A"/>
    <w:rsid w:val="006A364C"/>
    <w:rsid w:val="006B042E"/>
    <w:rsid w:val="006B786F"/>
    <w:rsid w:val="006C46C5"/>
    <w:rsid w:val="006C49AA"/>
    <w:rsid w:val="006E46BB"/>
    <w:rsid w:val="006E687F"/>
    <w:rsid w:val="006F19DC"/>
    <w:rsid w:val="006F2C06"/>
    <w:rsid w:val="007015F6"/>
    <w:rsid w:val="00703CDD"/>
    <w:rsid w:val="00714CC9"/>
    <w:rsid w:val="00720CE1"/>
    <w:rsid w:val="00721E16"/>
    <w:rsid w:val="00723323"/>
    <w:rsid w:val="00724CEF"/>
    <w:rsid w:val="007254DE"/>
    <w:rsid w:val="007258D1"/>
    <w:rsid w:val="007402B8"/>
    <w:rsid w:val="00741065"/>
    <w:rsid w:val="007429FD"/>
    <w:rsid w:val="0074782B"/>
    <w:rsid w:val="007535E6"/>
    <w:rsid w:val="00755415"/>
    <w:rsid w:val="0076292C"/>
    <w:rsid w:val="00762E7E"/>
    <w:rsid w:val="0076394A"/>
    <w:rsid w:val="007640E9"/>
    <w:rsid w:val="00765933"/>
    <w:rsid w:val="00777706"/>
    <w:rsid w:val="007816D4"/>
    <w:rsid w:val="00781FFB"/>
    <w:rsid w:val="00790207"/>
    <w:rsid w:val="00790A66"/>
    <w:rsid w:val="00795A83"/>
    <w:rsid w:val="00795C56"/>
    <w:rsid w:val="007A09DC"/>
    <w:rsid w:val="007A3ED9"/>
    <w:rsid w:val="007B12BD"/>
    <w:rsid w:val="007B2302"/>
    <w:rsid w:val="007B536A"/>
    <w:rsid w:val="007B53F3"/>
    <w:rsid w:val="007B5CAF"/>
    <w:rsid w:val="007B74B2"/>
    <w:rsid w:val="007B7B25"/>
    <w:rsid w:val="007B7EE8"/>
    <w:rsid w:val="007C16A5"/>
    <w:rsid w:val="007D1664"/>
    <w:rsid w:val="007E09DE"/>
    <w:rsid w:val="007E2D76"/>
    <w:rsid w:val="007E4535"/>
    <w:rsid w:val="007E5306"/>
    <w:rsid w:val="007E5F3E"/>
    <w:rsid w:val="007E743A"/>
    <w:rsid w:val="007F31A3"/>
    <w:rsid w:val="007F3DAD"/>
    <w:rsid w:val="007F3E89"/>
    <w:rsid w:val="007F456B"/>
    <w:rsid w:val="007F4CBE"/>
    <w:rsid w:val="007F590D"/>
    <w:rsid w:val="007F6194"/>
    <w:rsid w:val="00815E5F"/>
    <w:rsid w:val="0082299D"/>
    <w:rsid w:val="00824DEB"/>
    <w:rsid w:val="00825B1F"/>
    <w:rsid w:val="00840122"/>
    <w:rsid w:val="00841964"/>
    <w:rsid w:val="00845D80"/>
    <w:rsid w:val="008531C6"/>
    <w:rsid w:val="00856894"/>
    <w:rsid w:val="00856C10"/>
    <w:rsid w:val="0085728A"/>
    <w:rsid w:val="0085739A"/>
    <w:rsid w:val="008579BF"/>
    <w:rsid w:val="00861CF1"/>
    <w:rsid w:val="00870239"/>
    <w:rsid w:val="00870C74"/>
    <w:rsid w:val="00871615"/>
    <w:rsid w:val="00872186"/>
    <w:rsid w:val="008752AD"/>
    <w:rsid w:val="00877BA7"/>
    <w:rsid w:val="00881EF2"/>
    <w:rsid w:val="008918A0"/>
    <w:rsid w:val="00892285"/>
    <w:rsid w:val="00892B0F"/>
    <w:rsid w:val="00892C6D"/>
    <w:rsid w:val="008943F1"/>
    <w:rsid w:val="008A073E"/>
    <w:rsid w:val="008A5B27"/>
    <w:rsid w:val="008B01C3"/>
    <w:rsid w:val="008B5669"/>
    <w:rsid w:val="008B5E47"/>
    <w:rsid w:val="008B7D16"/>
    <w:rsid w:val="008C5BE0"/>
    <w:rsid w:val="008D20BB"/>
    <w:rsid w:val="008E2D7E"/>
    <w:rsid w:val="00901048"/>
    <w:rsid w:val="0090632D"/>
    <w:rsid w:val="00906739"/>
    <w:rsid w:val="00911AB9"/>
    <w:rsid w:val="009133BB"/>
    <w:rsid w:val="00914777"/>
    <w:rsid w:val="00915C0C"/>
    <w:rsid w:val="00923674"/>
    <w:rsid w:val="009348D0"/>
    <w:rsid w:val="0093659D"/>
    <w:rsid w:val="00941FF7"/>
    <w:rsid w:val="00943F00"/>
    <w:rsid w:val="0094769F"/>
    <w:rsid w:val="00947DF6"/>
    <w:rsid w:val="00947F52"/>
    <w:rsid w:val="00950741"/>
    <w:rsid w:val="00961087"/>
    <w:rsid w:val="0096637C"/>
    <w:rsid w:val="00970A82"/>
    <w:rsid w:val="00977E7E"/>
    <w:rsid w:val="0098395B"/>
    <w:rsid w:val="009858DF"/>
    <w:rsid w:val="009859A9"/>
    <w:rsid w:val="00993DC7"/>
    <w:rsid w:val="00994F22"/>
    <w:rsid w:val="009A0545"/>
    <w:rsid w:val="009A1B96"/>
    <w:rsid w:val="009A3EA7"/>
    <w:rsid w:val="009A74F2"/>
    <w:rsid w:val="009B369B"/>
    <w:rsid w:val="009B4AB4"/>
    <w:rsid w:val="009C6EB5"/>
    <w:rsid w:val="009C73EB"/>
    <w:rsid w:val="009C7FE9"/>
    <w:rsid w:val="009D033E"/>
    <w:rsid w:val="009D19BB"/>
    <w:rsid w:val="009D2A3D"/>
    <w:rsid w:val="009D2C17"/>
    <w:rsid w:val="009D470C"/>
    <w:rsid w:val="009D4AC8"/>
    <w:rsid w:val="009D7EEC"/>
    <w:rsid w:val="009E043E"/>
    <w:rsid w:val="009E4F74"/>
    <w:rsid w:val="009F0A53"/>
    <w:rsid w:val="009F147A"/>
    <w:rsid w:val="009F251A"/>
    <w:rsid w:val="00A03779"/>
    <w:rsid w:val="00A0405B"/>
    <w:rsid w:val="00A04552"/>
    <w:rsid w:val="00A04A50"/>
    <w:rsid w:val="00A2189D"/>
    <w:rsid w:val="00A23B23"/>
    <w:rsid w:val="00A3425C"/>
    <w:rsid w:val="00A3704B"/>
    <w:rsid w:val="00A37A78"/>
    <w:rsid w:val="00A46A98"/>
    <w:rsid w:val="00A47E3C"/>
    <w:rsid w:val="00A508D7"/>
    <w:rsid w:val="00A5359C"/>
    <w:rsid w:val="00A53B5E"/>
    <w:rsid w:val="00A53E8B"/>
    <w:rsid w:val="00A5510C"/>
    <w:rsid w:val="00A55C1C"/>
    <w:rsid w:val="00A61F54"/>
    <w:rsid w:val="00A66667"/>
    <w:rsid w:val="00A7025B"/>
    <w:rsid w:val="00A70F41"/>
    <w:rsid w:val="00A803A0"/>
    <w:rsid w:val="00A8252F"/>
    <w:rsid w:val="00A90D13"/>
    <w:rsid w:val="00A95B76"/>
    <w:rsid w:val="00AA0AC2"/>
    <w:rsid w:val="00AA1C12"/>
    <w:rsid w:val="00AA6589"/>
    <w:rsid w:val="00AB1921"/>
    <w:rsid w:val="00AB24E4"/>
    <w:rsid w:val="00AC0329"/>
    <w:rsid w:val="00AC0711"/>
    <w:rsid w:val="00AC58FE"/>
    <w:rsid w:val="00AD16B1"/>
    <w:rsid w:val="00AD3D6E"/>
    <w:rsid w:val="00AE44FE"/>
    <w:rsid w:val="00AE5CE6"/>
    <w:rsid w:val="00AF04B6"/>
    <w:rsid w:val="00AF23DA"/>
    <w:rsid w:val="00AF2D4D"/>
    <w:rsid w:val="00B00C98"/>
    <w:rsid w:val="00B02E4B"/>
    <w:rsid w:val="00B07269"/>
    <w:rsid w:val="00B159DA"/>
    <w:rsid w:val="00B21B6A"/>
    <w:rsid w:val="00B2385D"/>
    <w:rsid w:val="00B2710E"/>
    <w:rsid w:val="00B27421"/>
    <w:rsid w:val="00B32F69"/>
    <w:rsid w:val="00B34666"/>
    <w:rsid w:val="00B37439"/>
    <w:rsid w:val="00B37C03"/>
    <w:rsid w:val="00B439D8"/>
    <w:rsid w:val="00B50F9A"/>
    <w:rsid w:val="00B52A6A"/>
    <w:rsid w:val="00B537D2"/>
    <w:rsid w:val="00B54F50"/>
    <w:rsid w:val="00B55E37"/>
    <w:rsid w:val="00B56E22"/>
    <w:rsid w:val="00B61A85"/>
    <w:rsid w:val="00B6348A"/>
    <w:rsid w:val="00B63FDF"/>
    <w:rsid w:val="00B71324"/>
    <w:rsid w:val="00B72C6F"/>
    <w:rsid w:val="00B77ADD"/>
    <w:rsid w:val="00B93FB6"/>
    <w:rsid w:val="00B95252"/>
    <w:rsid w:val="00B967E8"/>
    <w:rsid w:val="00B96E94"/>
    <w:rsid w:val="00BA1FA4"/>
    <w:rsid w:val="00BA4A3F"/>
    <w:rsid w:val="00BB0BE4"/>
    <w:rsid w:val="00BB41CC"/>
    <w:rsid w:val="00BB7E99"/>
    <w:rsid w:val="00BC1145"/>
    <w:rsid w:val="00BC33C8"/>
    <w:rsid w:val="00BC4BD7"/>
    <w:rsid w:val="00BC4ED7"/>
    <w:rsid w:val="00BE4445"/>
    <w:rsid w:val="00BF334F"/>
    <w:rsid w:val="00BF4E25"/>
    <w:rsid w:val="00C04BA6"/>
    <w:rsid w:val="00C0691E"/>
    <w:rsid w:val="00C14169"/>
    <w:rsid w:val="00C141E6"/>
    <w:rsid w:val="00C1474F"/>
    <w:rsid w:val="00C160F7"/>
    <w:rsid w:val="00C25C6F"/>
    <w:rsid w:val="00C313A4"/>
    <w:rsid w:val="00C34112"/>
    <w:rsid w:val="00C34F57"/>
    <w:rsid w:val="00C357D3"/>
    <w:rsid w:val="00C36FD4"/>
    <w:rsid w:val="00C400CA"/>
    <w:rsid w:val="00C42692"/>
    <w:rsid w:val="00C4632B"/>
    <w:rsid w:val="00C509BA"/>
    <w:rsid w:val="00C54349"/>
    <w:rsid w:val="00C553A7"/>
    <w:rsid w:val="00C67184"/>
    <w:rsid w:val="00C71EFB"/>
    <w:rsid w:val="00C749FA"/>
    <w:rsid w:val="00C7751A"/>
    <w:rsid w:val="00C83CAB"/>
    <w:rsid w:val="00C86ECA"/>
    <w:rsid w:val="00C9257C"/>
    <w:rsid w:val="00C94929"/>
    <w:rsid w:val="00C962C9"/>
    <w:rsid w:val="00CA185B"/>
    <w:rsid w:val="00CA47C7"/>
    <w:rsid w:val="00CA484E"/>
    <w:rsid w:val="00CA5EB5"/>
    <w:rsid w:val="00CB10C7"/>
    <w:rsid w:val="00CB7529"/>
    <w:rsid w:val="00CD192C"/>
    <w:rsid w:val="00CD5165"/>
    <w:rsid w:val="00CE5C7B"/>
    <w:rsid w:val="00CE649D"/>
    <w:rsid w:val="00CE6772"/>
    <w:rsid w:val="00CF16CF"/>
    <w:rsid w:val="00CF669F"/>
    <w:rsid w:val="00CF6D1F"/>
    <w:rsid w:val="00CF7D05"/>
    <w:rsid w:val="00D001BC"/>
    <w:rsid w:val="00D048EA"/>
    <w:rsid w:val="00D074A3"/>
    <w:rsid w:val="00D07DD6"/>
    <w:rsid w:val="00D13842"/>
    <w:rsid w:val="00D23E62"/>
    <w:rsid w:val="00D26EC6"/>
    <w:rsid w:val="00D31ADF"/>
    <w:rsid w:val="00D32EBF"/>
    <w:rsid w:val="00D34A31"/>
    <w:rsid w:val="00D36C15"/>
    <w:rsid w:val="00D433B1"/>
    <w:rsid w:val="00D44529"/>
    <w:rsid w:val="00D45634"/>
    <w:rsid w:val="00D45CBA"/>
    <w:rsid w:val="00D526D6"/>
    <w:rsid w:val="00D5783D"/>
    <w:rsid w:val="00D63826"/>
    <w:rsid w:val="00D6600A"/>
    <w:rsid w:val="00D674DC"/>
    <w:rsid w:val="00D700D0"/>
    <w:rsid w:val="00D76CBF"/>
    <w:rsid w:val="00D77B0D"/>
    <w:rsid w:val="00D8033E"/>
    <w:rsid w:val="00D85B3C"/>
    <w:rsid w:val="00D90C40"/>
    <w:rsid w:val="00D9123D"/>
    <w:rsid w:val="00DA0A58"/>
    <w:rsid w:val="00DA215B"/>
    <w:rsid w:val="00DA2B37"/>
    <w:rsid w:val="00DB10BC"/>
    <w:rsid w:val="00DB3188"/>
    <w:rsid w:val="00DB49B6"/>
    <w:rsid w:val="00DC15A2"/>
    <w:rsid w:val="00DC2B27"/>
    <w:rsid w:val="00DC6980"/>
    <w:rsid w:val="00DD0AAB"/>
    <w:rsid w:val="00DD1436"/>
    <w:rsid w:val="00DD5998"/>
    <w:rsid w:val="00DD6D5B"/>
    <w:rsid w:val="00DE127F"/>
    <w:rsid w:val="00DE79B1"/>
    <w:rsid w:val="00DE7E81"/>
    <w:rsid w:val="00DF157B"/>
    <w:rsid w:val="00DF22C2"/>
    <w:rsid w:val="00DF3882"/>
    <w:rsid w:val="00E06E70"/>
    <w:rsid w:val="00E10F3B"/>
    <w:rsid w:val="00E11319"/>
    <w:rsid w:val="00E1573A"/>
    <w:rsid w:val="00E1718B"/>
    <w:rsid w:val="00E172C3"/>
    <w:rsid w:val="00E172FF"/>
    <w:rsid w:val="00E30850"/>
    <w:rsid w:val="00E33E43"/>
    <w:rsid w:val="00E35E10"/>
    <w:rsid w:val="00E426A0"/>
    <w:rsid w:val="00E50004"/>
    <w:rsid w:val="00E5442A"/>
    <w:rsid w:val="00E610FC"/>
    <w:rsid w:val="00E629E6"/>
    <w:rsid w:val="00E63D0C"/>
    <w:rsid w:val="00E65D97"/>
    <w:rsid w:val="00E71654"/>
    <w:rsid w:val="00E74301"/>
    <w:rsid w:val="00E753E5"/>
    <w:rsid w:val="00E850BC"/>
    <w:rsid w:val="00E8732E"/>
    <w:rsid w:val="00E9078A"/>
    <w:rsid w:val="00E92256"/>
    <w:rsid w:val="00E94DD9"/>
    <w:rsid w:val="00EA1EF3"/>
    <w:rsid w:val="00EA563D"/>
    <w:rsid w:val="00EA644E"/>
    <w:rsid w:val="00EB2794"/>
    <w:rsid w:val="00EB40B3"/>
    <w:rsid w:val="00EC04FF"/>
    <w:rsid w:val="00EC05FF"/>
    <w:rsid w:val="00EC1BEB"/>
    <w:rsid w:val="00EC6F91"/>
    <w:rsid w:val="00ED0A62"/>
    <w:rsid w:val="00EF2370"/>
    <w:rsid w:val="00F027A7"/>
    <w:rsid w:val="00F02D17"/>
    <w:rsid w:val="00F0528F"/>
    <w:rsid w:val="00F053E9"/>
    <w:rsid w:val="00F206C3"/>
    <w:rsid w:val="00F222E9"/>
    <w:rsid w:val="00F2669D"/>
    <w:rsid w:val="00F34D78"/>
    <w:rsid w:val="00F34FEA"/>
    <w:rsid w:val="00F35B27"/>
    <w:rsid w:val="00F36CB0"/>
    <w:rsid w:val="00F45EC4"/>
    <w:rsid w:val="00F470BA"/>
    <w:rsid w:val="00F472AA"/>
    <w:rsid w:val="00F57504"/>
    <w:rsid w:val="00F6263A"/>
    <w:rsid w:val="00F64AD4"/>
    <w:rsid w:val="00F66084"/>
    <w:rsid w:val="00F70345"/>
    <w:rsid w:val="00F845EA"/>
    <w:rsid w:val="00F8531D"/>
    <w:rsid w:val="00F87DCB"/>
    <w:rsid w:val="00F91C85"/>
    <w:rsid w:val="00F93B2E"/>
    <w:rsid w:val="00F94660"/>
    <w:rsid w:val="00FB4481"/>
    <w:rsid w:val="00FB640C"/>
    <w:rsid w:val="00FB64F6"/>
    <w:rsid w:val="00FC1315"/>
    <w:rsid w:val="00FC50E8"/>
    <w:rsid w:val="00FC711E"/>
    <w:rsid w:val="00FC7927"/>
    <w:rsid w:val="00FD4777"/>
    <w:rsid w:val="00FD49BA"/>
    <w:rsid w:val="00FD686C"/>
    <w:rsid w:val="00FE49AC"/>
    <w:rsid w:val="00FF2523"/>
    <w:rsid w:val="00FF3AE0"/>
    <w:rsid w:val="00FF5C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F7FE4"/>
  <w15:chartTrackingRefBased/>
  <w15:docId w15:val="{B43723F6-A11E-F04D-9DD9-B0D202587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F5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50740C"/>
    <w:pPr>
      <w:keepNext/>
      <w:keepLines/>
      <w:pageBreakBefore/>
      <w:numPr>
        <w:numId w:val="19"/>
      </w:numPr>
      <w:spacing w:before="240" w:after="360"/>
      <w:ind w:left="431" w:hanging="431"/>
      <w:outlineLvl w:val="0"/>
    </w:pPr>
    <w:rPr>
      <w:rFonts w:asciiTheme="majorHAnsi" w:eastAsiaTheme="majorEastAsia" w:hAnsiTheme="majorHAnsi" w:cstheme="majorBidi"/>
      <w:b/>
      <w:bCs/>
      <w:color w:val="2F5496" w:themeColor="accent1" w:themeShade="BF"/>
      <w:sz w:val="40"/>
      <w:szCs w:val="40"/>
      <w:lang w:val="en-US" w:eastAsia="en-US"/>
    </w:rPr>
  </w:style>
  <w:style w:type="paragraph" w:styleId="Heading2">
    <w:name w:val="heading 2"/>
    <w:basedOn w:val="Normal"/>
    <w:next w:val="Normal"/>
    <w:link w:val="Heading2Char"/>
    <w:uiPriority w:val="9"/>
    <w:unhideWhenUsed/>
    <w:qFormat/>
    <w:rsid w:val="00D23E62"/>
    <w:pPr>
      <w:keepNext/>
      <w:keepLines/>
      <w:numPr>
        <w:ilvl w:val="1"/>
        <w:numId w:val="19"/>
      </w:numPr>
      <w:spacing w:before="120" w:after="120"/>
      <w:ind w:left="578" w:hanging="578"/>
      <w:outlineLvl w:val="1"/>
    </w:pPr>
    <w:rPr>
      <w:rFonts w:asciiTheme="majorHAnsi" w:eastAsiaTheme="majorEastAsia" w:hAnsiTheme="majorHAnsi" w:cstheme="majorBidi"/>
      <w:b/>
      <w:bCs/>
      <w:color w:val="2F5496" w:themeColor="accent1" w:themeShade="BF"/>
      <w:sz w:val="32"/>
      <w:szCs w:val="26"/>
      <w:lang w:val="en-US" w:eastAsia="en-US"/>
    </w:rPr>
  </w:style>
  <w:style w:type="paragraph" w:styleId="Heading3">
    <w:name w:val="heading 3"/>
    <w:basedOn w:val="Normal"/>
    <w:next w:val="Normal"/>
    <w:link w:val="Heading3Char"/>
    <w:uiPriority w:val="9"/>
    <w:unhideWhenUsed/>
    <w:qFormat/>
    <w:rsid w:val="00D23E62"/>
    <w:pPr>
      <w:keepNext/>
      <w:keepLines/>
      <w:numPr>
        <w:ilvl w:val="2"/>
        <w:numId w:val="19"/>
      </w:numPr>
      <w:spacing w:before="120" w:after="120"/>
      <w:outlineLvl w:val="2"/>
    </w:pPr>
    <w:rPr>
      <w:rFonts w:asciiTheme="majorHAnsi" w:eastAsiaTheme="majorEastAsia" w:hAnsiTheme="majorHAnsi" w:cstheme="majorBidi"/>
      <w:color w:val="1F3763" w:themeColor="accent1" w:themeShade="7F"/>
      <w:sz w:val="28"/>
      <w:szCs w:val="28"/>
      <w:lang w:val="en-US" w:eastAsia="en-US"/>
    </w:rPr>
  </w:style>
  <w:style w:type="paragraph" w:styleId="Heading4">
    <w:name w:val="heading 4"/>
    <w:basedOn w:val="Normal"/>
    <w:next w:val="Normal"/>
    <w:link w:val="Heading4Char"/>
    <w:uiPriority w:val="9"/>
    <w:unhideWhenUsed/>
    <w:qFormat/>
    <w:rsid w:val="000402B8"/>
    <w:pPr>
      <w:keepNext/>
      <w:keepLines/>
      <w:numPr>
        <w:ilvl w:val="3"/>
        <w:numId w:val="19"/>
      </w:numPr>
      <w:spacing w:before="40"/>
      <w:outlineLvl w:val="3"/>
    </w:pPr>
    <w:rPr>
      <w:rFonts w:asciiTheme="majorHAnsi" w:eastAsiaTheme="majorEastAsia" w:hAnsiTheme="majorHAnsi" w:cstheme="majorBidi"/>
      <w:i/>
      <w:iCs/>
      <w:color w:val="2F5496" w:themeColor="accent1" w:themeShade="BF"/>
      <w:lang w:val="en-US" w:eastAsia="en-US"/>
    </w:rPr>
  </w:style>
  <w:style w:type="paragraph" w:styleId="Heading5">
    <w:name w:val="heading 5"/>
    <w:basedOn w:val="Normal"/>
    <w:next w:val="Normal"/>
    <w:link w:val="Heading5Char"/>
    <w:uiPriority w:val="9"/>
    <w:semiHidden/>
    <w:unhideWhenUsed/>
    <w:qFormat/>
    <w:rsid w:val="000402B8"/>
    <w:pPr>
      <w:keepNext/>
      <w:keepLines/>
      <w:numPr>
        <w:ilvl w:val="4"/>
        <w:numId w:val="19"/>
      </w:numPr>
      <w:spacing w:before="40"/>
      <w:outlineLvl w:val="4"/>
    </w:pPr>
    <w:rPr>
      <w:rFonts w:asciiTheme="majorHAnsi" w:eastAsiaTheme="majorEastAsia" w:hAnsiTheme="majorHAnsi" w:cstheme="majorBidi"/>
      <w:color w:val="2F5496" w:themeColor="accent1" w:themeShade="BF"/>
      <w:lang w:val="en-US" w:eastAsia="en-US"/>
    </w:rPr>
  </w:style>
  <w:style w:type="paragraph" w:styleId="Heading6">
    <w:name w:val="heading 6"/>
    <w:basedOn w:val="Normal"/>
    <w:next w:val="Normal"/>
    <w:link w:val="Heading6Char"/>
    <w:uiPriority w:val="9"/>
    <w:semiHidden/>
    <w:unhideWhenUsed/>
    <w:qFormat/>
    <w:rsid w:val="000402B8"/>
    <w:pPr>
      <w:keepNext/>
      <w:keepLines/>
      <w:numPr>
        <w:ilvl w:val="5"/>
        <w:numId w:val="19"/>
      </w:numPr>
      <w:spacing w:before="40"/>
      <w:outlineLvl w:val="5"/>
    </w:pPr>
    <w:rPr>
      <w:rFonts w:asciiTheme="majorHAnsi" w:eastAsiaTheme="majorEastAsia" w:hAnsiTheme="majorHAnsi" w:cstheme="majorBidi"/>
      <w:color w:val="1F3763" w:themeColor="accent1" w:themeShade="7F"/>
      <w:lang w:val="en-US" w:eastAsia="en-US"/>
    </w:rPr>
  </w:style>
  <w:style w:type="paragraph" w:styleId="Heading7">
    <w:name w:val="heading 7"/>
    <w:basedOn w:val="Normal"/>
    <w:next w:val="Normal"/>
    <w:link w:val="Heading7Char"/>
    <w:uiPriority w:val="9"/>
    <w:semiHidden/>
    <w:unhideWhenUsed/>
    <w:qFormat/>
    <w:rsid w:val="000402B8"/>
    <w:pPr>
      <w:keepNext/>
      <w:keepLines/>
      <w:numPr>
        <w:ilvl w:val="6"/>
        <w:numId w:val="19"/>
      </w:numPr>
      <w:spacing w:before="40"/>
      <w:outlineLvl w:val="6"/>
    </w:pPr>
    <w:rPr>
      <w:rFonts w:asciiTheme="majorHAnsi" w:eastAsiaTheme="majorEastAsia" w:hAnsiTheme="majorHAnsi" w:cstheme="majorBidi"/>
      <w:i/>
      <w:iCs/>
      <w:color w:val="1F3763" w:themeColor="accent1" w:themeShade="7F"/>
      <w:lang w:val="en-US" w:eastAsia="en-US"/>
    </w:rPr>
  </w:style>
  <w:style w:type="paragraph" w:styleId="Heading8">
    <w:name w:val="heading 8"/>
    <w:basedOn w:val="Normal"/>
    <w:next w:val="Normal"/>
    <w:link w:val="Heading8Char"/>
    <w:uiPriority w:val="9"/>
    <w:semiHidden/>
    <w:unhideWhenUsed/>
    <w:qFormat/>
    <w:rsid w:val="000402B8"/>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0402B8"/>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40C"/>
    <w:rPr>
      <w:rFonts w:asciiTheme="majorHAnsi" w:eastAsiaTheme="majorEastAsia" w:hAnsiTheme="majorHAnsi" w:cstheme="majorBidi"/>
      <w:b/>
      <w:bCs/>
      <w:color w:val="2F5496" w:themeColor="accent1" w:themeShade="BF"/>
      <w:sz w:val="40"/>
      <w:szCs w:val="40"/>
      <w:lang w:val="en-US"/>
    </w:rPr>
  </w:style>
  <w:style w:type="character" w:customStyle="1" w:styleId="Heading2Char">
    <w:name w:val="Heading 2 Char"/>
    <w:basedOn w:val="DefaultParagraphFont"/>
    <w:link w:val="Heading2"/>
    <w:uiPriority w:val="9"/>
    <w:rsid w:val="00D23E62"/>
    <w:rPr>
      <w:rFonts w:asciiTheme="majorHAnsi" w:eastAsiaTheme="majorEastAsia" w:hAnsiTheme="majorHAnsi" w:cstheme="majorBidi"/>
      <w:b/>
      <w:bCs/>
      <w:color w:val="2F5496" w:themeColor="accent1" w:themeShade="BF"/>
      <w:sz w:val="32"/>
      <w:szCs w:val="26"/>
      <w:lang w:val="en-US"/>
    </w:rPr>
  </w:style>
  <w:style w:type="character" w:styleId="Hyperlink">
    <w:name w:val="Hyperlink"/>
    <w:basedOn w:val="DefaultParagraphFont"/>
    <w:uiPriority w:val="99"/>
    <w:unhideWhenUsed/>
    <w:rsid w:val="007F3DAD"/>
    <w:rPr>
      <w:color w:val="0563C1" w:themeColor="hyperlink"/>
      <w:u w:val="single"/>
    </w:rPr>
  </w:style>
  <w:style w:type="character" w:styleId="UnresolvedMention">
    <w:name w:val="Unresolved Mention"/>
    <w:basedOn w:val="DefaultParagraphFont"/>
    <w:uiPriority w:val="99"/>
    <w:semiHidden/>
    <w:unhideWhenUsed/>
    <w:rsid w:val="007F3DAD"/>
    <w:rPr>
      <w:color w:val="605E5C"/>
      <w:shd w:val="clear" w:color="auto" w:fill="E1DFDD"/>
    </w:rPr>
  </w:style>
  <w:style w:type="paragraph" w:styleId="ListParagraph">
    <w:name w:val="List Paragraph"/>
    <w:basedOn w:val="Normal"/>
    <w:uiPriority w:val="34"/>
    <w:qFormat/>
    <w:rsid w:val="007F3DAD"/>
    <w:pPr>
      <w:spacing w:after="120"/>
      <w:ind w:left="720"/>
      <w:contextualSpacing/>
    </w:pPr>
    <w:rPr>
      <w:rFonts w:asciiTheme="minorHAnsi" w:eastAsiaTheme="minorHAnsi" w:hAnsiTheme="minorHAnsi" w:cstheme="minorBidi"/>
      <w:lang w:val="en-US" w:eastAsia="en-US"/>
    </w:rPr>
  </w:style>
  <w:style w:type="character" w:customStyle="1" w:styleId="Heading3Char">
    <w:name w:val="Heading 3 Char"/>
    <w:basedOn w:val="DefaultParagraphFont"/>
    <w:link w:val="Heading3"/>
    <w:uiPriority w:val="9"/>
    <w:rsid w:val="00D23E62"/>
    <w:rPr>
      <w:rFonts w:asciiTheme="majorHAnsi" w:eastAsiaTheme="majorEastAsia" w:hAnsiTheme="majorHAnsi" w:cstheme="majorBidi"/>
      <w:color w:val="1F3763" w:themeColor="accent1" w:themeShade="7F"/>
      <w:sz w:val="28"/>
      <w:szCs w:val="28"/>
      <w:lang w:val="en-US"/>
    </w:rPr>
  </w:style>
  <w:style w:type="numbering" w:styleId="111111">
    <w:name w:val="Outline List 2"/>
    <w:basedOn w:val="NoList"/>
    <w:uiPriority w:val="99"/>
    <w:semiHidden/>
    <w:unhideWhenUsed/>
    <w:rsid w:val="00B439D8"/>
    <w:pPr>
      <w:numPr>
        <w:numId w:val="17"/>
      </w:numPr>
    </w:pPr>
  </w:style>
  <w:style w:type="paragraph" w:styleId="Title">
    <w:name w:val="Title"/>
    <w:basedOn w:val="Normal"/>
    <w:next w:val="Normal"/>
    <w:link w:val="TitleChar"/>
    <w:uiPriority w:val="10"/>
    <w:qFormat/>
    <w:rsid w:val="00E426A0"/>
    <w:pPr>
      <w:contextualSpacing/>
    </w:pPr>
    <w:rPr>
      <w:rFonts w:asciiTheme="majorHAnsi" w:eastAsiaTheme="majorEastAsia" w:hAnsiTheme="majorHAnsi" w:cstheme="majorBidi"/>
      <w:color w:val="1F3864" w:themeColor="accent1" w:themeShade="80"/>
      <w:spacing w:val="-10"/>
      <w:kern w:val="28"/>
      <w:sz w:val="56"/>
      <w:szCs w:val="56"/>
      <w:lang w:val="en-US" w:eastAsia="en-US"/>
    </w:rPr>
  </w:style>
  <w:style w:type="character" w:customStyle="1" w:styleId="TitleChar">
    <w:name w:val="Title Char"/>
    <w:basedOn w:val="DefaultParagraphFont"/>
    <w:link w:val="Title"/>
    <w:uiPriority w:val="10"/>
    <w:rsid w:val="00E426A0"/>
    <w:rPr>
      <w:rFonts w:asciiTheme="majorHAnsi" w:eastAsiaTheme="majorEastAsia" w:hAnsiTheme="majorHAnsi" w:cstheme="majorBidi"/>
      <w:color w:val="1F3864" w:themeColor="accent1" w:themeShade="80"/>
      <w:spacing w:val="-10"/>
      <w:kern w:val="28"/>
      <w:sz w:val="56"/>
      <w:szCs w:val="56"/>
      <w:lang w:val="en-US"/>
    </w:rPr>
  </w:style>
  <w:style w:type="character" w:customStyle="1" w:styleId="Heading4Char">
    <w:name w:val="Heading 4 Char"/>
    <w:basedOn w:val="DefaultParagraphFont"/>
    <w:link w:val="Heading4"/>
    <w:uiPriority w:val="9"/>
    <w:rsid w:val="000402B8"/>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0402B8"/>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0402B8"/>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0402B8"/>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0402B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0402B8"/>
    <w:rPr>
      <w:rFonts w:asciiTheme="majorHAnsi" w:eastAsiaTheme="majorEastAsia" w:hAnsiTheme="majorHAnsi" w:cstheme="majorBidi"/>
      <w:i/>
      <w:iCs/>
      <w:color w:val="272727" w:themeColor="text1" w:themeTint="D8"/>
      <w:sz w:val="21"/>
      <w:szCs w:val="21"/>
      <w:lang w:val="en-US"/>
    </w:rPr>
  </w:style>
  <w:style w:type="paragraph" w:styleId="Footer">
    <w:name w:val="footer"/>
    <w:basedOn w:val="Normal"/>
    <w:link w:val="FooterChar"/>
    <w:uiPriority w:val="99"/>
    <w:unhideWhenUsed/>
    <w:rsid w:val="00CA5EB5"/>
    <w:pPr>
      <w:tabs>
        <w:tab w:val="center" w:pos="4513"/>
        <w:tab w:val="right" w:pos="9026"/>
      </w:tabs>
    </w:pPr>
    <w:rPr>
      <w:rFonts w:asciiTheme="minorHAnsi" w:eastAsiaTheme="minorHAnsi" w:hAnsiTheme="minorHAnsi" w:cstheme="minorBidi"/>
      <w:lang w:val="en-US" w:eastAsia="en-US"/>
    </w:rPr>
  </w:style>
  <w:style w:type="character" w:customStyle="1" w:styleId="FooterChar">
    <w:name w:val="Footer Char"/>
    <w:basedOn w:val="DefaultParagraphFont"/>
    <w:link w:val="Footer"/>
    <w:uiPriority w:val="99"/>
    <w:rsid w:val="00CA5EB5"/>
    <w:rPr>
      <w:lang w:val="en-US"/>
    </w:rPr>
  </w:style>
  <w:style w:type="character" w:styleId="PageNumber">
    <w:name w:val="page number"/>
    <w:basedOn w:val="DefaultParagraphFont"/>
    <w:uiPriority w:val="99"/>
    <w:semiHidden/>
    <w:unhideWhenUsed/>
    <w:rsid w:val="00CA5EB5"/>
  </w:style>
  <w:style w:type="paragraph" w:styleId="TOCHeading">
    <w:name w:val="TOC Heading"/>
    <w:basedOn w:val="Heading1"/>
    <w:next w:val="Normal"/>
    <w:uiPriority w:val="39"/>
    <w:unhideWhenUsed/>
    <w:qFormat/>
    <w:rsid w:val="00E426A0"/>
    <w:pPr>
      <w:pageBreakBefore w:val="0"/>
      <w:numPr>
        <w:numId w:val="0"/>
      </w:numPr>
      <w:spacing w:before="480" w:after="0" w:line="276" w:lineRule="auto"/>
      <w:outlineLvl w:val="9"/>
    </w:pPr>
    <w:rPr>
      <w:sz w:val="28"/>
      <w:szCs w:val="28"/>
    </w:rPr>
  </w:style>
  <w:style w:type="paragraph" w:styleId="TOC1">
    <w:name w:val="toc 1"/>
    <w:basedOn w:val="Normal"/>
    <w:next w:val="Normal"/>
    <w:autoRedefine/>
    <w:uiPriority w:val="39"/>
    <w:unhideWhenUsed/>
    <w:rsid w:val="00E426A0"/>
    <w:pPr>
      <w:spacing w:before="120"/>
    </w:pPr>
    <w:rPr>
      <w:rFonts w:asciiTheme="minorHAnsi" w:eastAsiaTheme="minorHAnsi" w:hAnsiTheme="minorHAnsi" w:cstheme="minorHAnsi"/>
      <w:b/>
      <w:bCs/>
      <w:i/>
      <w:iCs/>
      <w:lang w:val="en-US" w:eastAsia="en-US"/>
    </w:rPr>
  </w:style>
  <w:style w:type="paragraph" w:styleId="TOC2">
    <w:name w:val="toc 2"/>
    <w:basedOn w:val="Normal"/>
    <w:next w:val="Normal"/>
    <w:autoRedefine/>
    <w:uiPriority w:val="39"/>
    <w:unhideWhenUsed/>
    <w:rsid w:val="00E426A0"/>
    <w:pPr>
      <w:spacing w:before="120"/>
      <w:ind w:left="240"/>
    </w:pPr>
    <w:rPr>
      <w:rFonts w:asciiTheme="minorHAnsi" w:eastAsiaTheme="minorHAnsi" w:hAnsiTheme="minorHAnsi" w:cstheme="minorHAnsi"/>
      <w:b/>
      <w:bCs/>
      <w:sz w:val="22"/>
      <w:szCs w:val="22"/>
      <w:lang w:val="en-US" w:eastAsia="en-US"/>
    </w:rPr>
  </w:style>
  <w:style w:type="paragraph" w:styleId="TOC3">
    <w:name w:val="toc 3"/>
    <w:basedOn w:val="Normal"/>
    <w:next w:val="Normal"/>
    <w:autoRedefine/>
    <w:uiPriority w:val="39"/>
    <w:unhideWhenUsed/>
    <w:rsid w:val="00E426A0"/>
    <w:pPr>
      <w:ind w:left="480"/>
    </w:pPr>
    <w:rPr>
      <w:rFonts w:asciiTheme="minorHAnsi" w:eastAsiaTheme="minorHAnsi" w:hAnsiTheme="minorHAnsi" w:cstheme="minorHAnsi"/>
      <w:sz w:val="20"/>
      <w:szCs w:val="20"/>
      <w:lang w:val="en-US" w:eastAsia="en-US"/>
    </w:rPr>
  </w:style>
  <w:style w:type="paragraph" w:styleId="TOC4">
    <w:name w:val="toc 4"/>
    <w:basedOn w:val="Normal"/>
    <w:next w:val="Normal"/>
    <w:autoRedefine/>
    <w:uiPriority w:val="39"/>
    <w:semiHidden/>
    <w:unhideWhenUsed/>
    <w:rsid w:val="00E426A0"/>
    <w:pPr>
      <w:ind w:left="720"/>
    </w:pPr>
    <w:rPr>
      <w:rFonts w:asciiTheme="minorHAnsi" w:eastAsiaTheme="minorHAnsi" w:hAnsiTheme="minorHAnsi" w:cstheme="minorHAnsi"/>
      <w:sz w:val="20"/>
      <w:szCs w:val="20"/>
      <w:lang w:val="en-US" w:eastAsia="en-US"/>
    </w:rPr>
  </w:style>
  <w:style w:type="paragraph" w:styleId="TOC5">
    <w:name w:val="toc 5"/>
    <w:basedOn w:val="Normal"/>
    <w:next w:val="Normal"/>
    <w:autoRedefine/>
    <w:uiPriority w:val="39"/>
    <w:semiHidden/>
    <w:unhideWhenUsed/>
    <w:rsid w:val="00E426A0"/>
    <w:pPr>
      <w:ind w:left="960"/>
    </w:pPr>
    <w:rPr>
      <w:rFonts w:asciiTheme="minorHAnsi" w:eastAsiaTheme="minorHAnsi" w:hAnsiTheme="minorHAnsi" w:cstheme="minorHAnsi"/>
      <w:sz w:val="20"/>
      <w:szCs w:val="20"/>
      <w:lang w:val="en-US" w:eastAsia="en-US"/>
    </w:rPr>
  </w:style>
  <w:style w:type="paragraph" w:styleId="TOC6">
    <w:name w:val="toc 6"/>
    <w:basedOn w:val="Normal"/>
    <w:next w:val="Normal"/>
    <w:autoRedefine/>
    <w:uiPriority w:val="39"/>
    <w:semiHidden/>
    <w:unhideWhenUsed/>
    <w:rsid w:val="00E426A0"/>
    <w:pPr>
      <w:ind w:left="1200"/>
    </w:pPr>
    <w:rPr>
      <w:rFonts w:asciiTheme="minorHAnsi" w:eastAsiaTheme="minorHAnsi" w:hAnsiTheme="minorHAnsi" w:cstheme="minorHAnsi"/>
      <w:sz w:val="20"/>
      <w:szCs w:val="20"/>
      <w:lang w:val="en-US" w:eastAsia="en-US"/>
    </w:rPr>
  </w:style>
  <w:style w:type="paragraph" w:styleId="TOC7">
    <w:name w:val="toc 7"/>
    <w:basedOn w:val="Normal"/>
    <w:next w:val="Normal"/>
    <w:autoRedefine/>
    <w:uiPriority w:val="39"/>
    <w:semiHidden/>
    <w:unhideWhenUsed/>
    <w:rsid w:val="00E426A0"/>
    <w:pPr>
      <w:ind w:left="1440"/>
    </w:pPr>
    <w:rPr>
      <w:rFonts w:asciiTheme="minorHAnsi" w:eastAsiaTheme="minorHAnsi" w:hAnsiTheme="minorHAnsi" w:cstheme="minorHAnsi"/>
      <w:sz w:val="20"/>
      <w:szCs w:val="20"/>
      <w:lang w:val="en-US" w:eastAsia="en-US"/>
    </w:rPr>
  </w:style>
  <w:style w:type="paragraph" w:styleId="TOC8">
    <w:name w:val="toc 8"/>
    <w:basedOn w:val="Normal"/>
    <w:next w:val="Normal"/>
    <w:autoRedefine/>
    <w:uiPriority w:val="39"/>
    <w:semiHidden/>
    <w:unhideWhenUsed/>
    <w:rsid w:val="00E426A0"/>
    <w:pPr>
      <w:ind w:left="1680"/>
    </w:pPr>
    <w:rPr>
      <w:rFonts w:asciiTheme="minorHAnsi" w:eastAsiaTheme="minorHAnsi" w:hAnsiTheme="minorHAnsi" w:cstheme="minorHAnsi"/>
      <w:sz w:val="20"/>
      <w:szCs w:val="20"/>
      <w:lang w:val="en-US" w:eastAsia="en-US"/>
    </w:rPr>
  </w:style>
  <w:style w:type="paragraph" w:styleId="TOC9">
    <w:name w:val="toc 9"/>
    <w:basedOn w:val="Normal"/>
    <w:next w:val="Normal"/>
    <w:autoRedefine/>
    <w:uiPriority w:val="39"/>
    <w:semiHidden/>
    <w:unhideWhenUsed/>
    <w:rsid w:val="00E426A0"/>
    <w:pPr>
      <w:ind w:left="1920"/>
    </w:pPr>
    <w:rPr>
      <w:rFonts w:asciiTheme="minorHAnsi" w:eastAsiaTheme="minorHAnsi" w:hAnsiTheme="minorHAnsi" w:cstheme="minorHAnsi"/>
      <w:sz w:val="20"/>
      <w:szCs w:val="20"/>
      <w:lang w:val="en-US" w:eastAsia="en-US"/>
    </w:rPr>
  </w:style>
  <w:style w:type="character" w:styleId="FollowedHyperlink">
    <w:name w:val="FollowedHyperlink"/>
    <w:basedOn w:val="DefaultParagraphFont"/>
    <w:uiPriority w:val="99"/>
    <w:semiHidden/>
    <w:unhideWhenUsed/>
    <w:rsid w:val="002071F0"/>
    <w:rPr>
      <w:color w:val="954F72" w:themeColor="followedHyperlink"/>
      <w:u w:val="single"/>
    </w:rPr>
  </w:style>
  <w:style w:type="character" w:styleId="CommentReference">
    <w:name w:val="annotation reference"/>
    <w:basedOn w:val="DefaultParagraphFont"/>
    <w:uiPriority w:val="99"/>
    <w:semiHidden/>
    <w:unhideWhenUsed/>
    <w:rsid w:val="009D470C"/>
    <w:rPr>
      <w:sz w:val="16"/>
      <w:szCs w:val="16"/>
    </w:rPr>
  </w:style>
  <w:style w:type="paragraph" w:styleId="CommentText">
    <w:name w:val="annotation text"/>
    <w:basedOn w:val="Normal"/>
    <w:link w:val="CommentTextChar"/>
    <w:uiPriority w:val="99"/>
    <w:semiHidden/>
    <w:unhideWhenUsed/>
    <w:rsid w:val="009D470C"/>
    <w:rPr>
      <w:sz w:val="20"/>
      <w:szCs w:val="20"/>
    </w:rPr>
  </w:style>
  <w:style w:type="character" w:customStyle="1" w:styleId="CommentTextChar">
    <w:name w:val="Comment Text Char"/>
    <w:basedOn w:val="DefaultParagraphFont"/>
    <w:link w:val="CommentText"/>
    <w:uiPriority w:val="99"/>
    <w:semiHidden/>
    <w:rsid w:val="009D470C"/>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D470C"/>
    <w:rPr>
      <w:b/>
      <w:bCs/>
    </w:rPr>
  </w:style>
  <w:style w:type="character" w:customStyle="1" w:styleId="CommentSubjectChar">
    <w:name w:val="Comment Subject Char"/>
    <w:basedOn w:val="CommentTextChar"/>
    <w:link w:val="CommentSubject"/>
    <w:uiPriority w:val="99"/>
    <w:semiHidden/>
    <w:rsid w:val="009D470C"/>
    <w:rPr>
      <w:rFonts w:ascii="Times New Roman" w:eastAsia="Times New Roman" w:hAnsi="Times New Roman" w:cs="Times New Roman"/>
      <w:b/>
      <w:bCs/>
      <w:sz w:val="20"/>
      <w:szCs w:val="20"/>
      <w:lang w:eastAsia="en-GB"/>
    </w:rPr>
  </w:style>
  <w:style w:type="table" w:styleId="TableGrid">
    <w:name w:val="Table Grid"/>
    <w:basedOn w:val="TableNormal"/>
    <w:uiPriority w:val="39"/>
    <w:rsid w:val="007B23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x--inline-notificationtitle">
    <w:name w:val="bx--inline-notification__title"/>
    <w:basedOn w:val="Normal"/>
    <w:rsid w:val="00152503"/>
    <w:pPr>
      <w:spacing w:before="100" w:beforeAutospacing="1" w:after="100" w:afterAutospacing="1"/>
    </w:pPr>
  </w:style>
  <w:style w:type="paragraph" w:styleId="HTMLPreformatted">
    <w:name w:val="HTML Preformatted"/>
    <w:basedOn w:val="Normal"/>
    <w:link w:val="HTMLPreformattedChar"/>
    <w:uiPriority w:val="99"/>
    <w:semiHidden/>
    <w:unhideWhenUsed/>
    <w:rsid w:val="00CF7D05"/>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F7D05"/>
    <w:rPr>
      <w:rFonts w:ascii="Consolas" w:eastAsia="Times New Roman" w:hAnsi="Consolas" w:cs="Consolas"/>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3136">
      <w:bodyDiv w:val="1"/>
      <w:marLeft w:val="0"/>
      <w:marRight w:val="0"/>
      <w:marTop w:val="0"/>
      <w:marBottom w:val="0"/>
      <w:divBdr>
        <w:top w:val="none" w:sz="0" w:space="0" w:color="auto"/>
        <w:left w:val="none" w:sz="0" w:space="0" w:color="auto"/>
        <w:bottom w:val="none" w:sz="0" w:space="0" w:color="auto"/>
        <w:right w:val="none" w:sz="0" w:space="0" w:color="auto"/>
      </w:divBdr>
    </w:div>
    <w:div w:id="34429173">
      <w:bodyDiv w:val="1"/>
      <w:marLeft w:val="0"/>
      <w:marRight w:val="0"/>
      <w:marTop w:val="0"/>
      <w:marBottom w:val="0"/>
      <w:divBdr>
        <w:top w:val="none" w:sz="0" w:space="0" w:color="auto"/>
        <w:left w:val="none" w:sz="0" w:space="0" w:color="auto"/>
        <w:bottom w:val="none" w:sz="0" w:space="0" w:color="auto"/>
        <w:right w:val="none" w:sz="0" w:space="0" w:color="auto"/>
      </w:divBdr>
      <w:divsChild>
        <w:div w:id="892234446">
          <w:marLeft w:val="0"/>
          <w:marRight w:val="0"/>
          <w:marTop w:val="0"/>
          <w:marBottom w:val="0"/>
          <w:divBdr>
            <w:top w:val="none" w:sz="0" w:space="0" w:color="auto"/>
            <w:left w:val="none" w:sz="0" w:space="0" w:color="auto"/>
            <w:bottom w:val="none" w:sz="0" w:space="0" w:color="auto"/>
            <w:right w:val="none" w:sz="0" w:space="0" w:color="auto"/>
          </w:divBdr>
          <w:divsChild>
            <w:div w:id="50791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3992">
      <w:bodyDiv w:val="1"/>
      <w:marLeft w:val="0"/>
      <w:marRight w:val="0"/>
      <w:marTop w:val="0"/>
      <w:marBottom w:val="0"/>
      <w:divBdr>
        <w:top w:val="none" w:sz="0" w:space="0" w:color="auto"/>
        <w:left w:val="none" w:sz="0" w:space="0" w:color="auto"/>
        <w:bottom w:val="none" w:sz="0" w:space="0" w:color="auto"/>
        <w:right w:val="none" w:sz="0" w:space="0" w:color="auto"/>
      </w:divBdr>
    </w:div>
    <w:div w:id="43989616">
      <w:bodyDiv w:val="1"/>
      <w:marLeft w:val="0"/>
      <w:marRight w:val="0"/>
      <w:marTop w:val="0"/>
      <w:marBottom w:val="0"/>
      <w:divBdr>
        <w:top w:val="none" w:sz="0" w:space="0" w:color="auto"/>
        <w:left w:val="none" w:sz="0" w:space="0" w:color="auto"/>
        <w:bottom w:val="none" w:sz="0" w:space="0" w:color="auto"/>
        <w:right w:val="none" w:sz="0" w:space="0" w:color="auto"/>
      </w:divBdr>
    </w:div>
    <w:div w:id="126314673">
      <w:bodyDiv w:val="1"/>
      <w:marLeft w:val="0"/>
      <w:marRight w:val="0"/>
      <w:marTop w:val="0"/>
      <w:marBottom w:val="0"/>
      <w:divBdr>
        <w:top w:val="none" w:sz="0" w:space="0" w:color="auto"/>
        <w:left w:val="none" w:sz="0" w:space="0" w:color="auto"/>
        <w:bottom w:val="none" w:sz="0" w:space="0" w:color="auto"/>
        <w:right w:val="none" w:sz="0" w:space="0" w:color="auto"/>
      </w:divBdr>
    </w:div>
    <w:div w:id="179635364">
      <w:bodyDiv w:val="1"/>
      <w:marLeft w:val="0"/>
      <w:marRight w:val="0"/>
      <w:marTop w:val="0"/>
      <w:marBottom w:val="0"/>
      <w:divBdr>
        <w:top w:val="none" w:sz="0" w:space="0" w:color="auto"/>
        <w:left w:val="none" w:sz="0" w:space="0" w:color="auto"/>
        <w:bottom w:val="none" w:sz="0" w:space="0" w:color="auto"/>
        <w:right w:val="none" w:sz="0" w:space="0" w:color="auto"/>
      </w:divBdr>
    </w:div>
    <w:div w:id="248125549">
      <w:bodyDiv w:val="1"/>
      <w:marLeft w:val="0"/>
      <w:marRight w:val="0"/>
      <w:marTop w:val="0"/>
      <w:marBottom w:val="0"/>
      <w:divBdr>
        <w:top w:val="none" w:sz="0" w:space="0" w:color="auto"/>
        <w:left w:val="none" w:sz="0" w:space="0" w:color="auto"/>
        <w:bottom w:val="none" w:sz="0" w:space="0" w:color="auto"/>
        <w:right w:val="none" w:sz="0" w:space="0" w:color="auto"/>
      </w:divBdr>
    </w:div>
    <w:div w:id="319845277">
      <w:bodyDiv w:val="1"/>
      <w:marLeft w:val="0"/>
      <w:marRight w:val="0"/>
      <w:marTop w:val="0"/>
      <w:marBottom w:val="0"/>
      <w:divBdr>
        <w:top w:val="none" w:sz="0" w:space="0" w:color="auto"/>
        <w:left w:val="none" w:sz="0" w:space="0" w:color="auto"/>
        <w:bottom w:val="none" w:sz="0" w:space="0" w:color="auto"/>
        <w:right w:val="none" w:sz="0" w:space="0" w:color="auto"/>
      </w:divBdr>
    </w:div>
    <w:div w:id="338656789">
      <w:bodyDiv w:val="1"/>
      <w:marLeft w:val="0"/>
      <w:marRight w:val="0"/>
      <w:marTop w:val="0"/>
      <w:marBottom w:val="0"/>
      <w:divBdr>
        <w:top w:val="none" w:sz="0" w:space="0" w:color="auto"/>
        <w:left w:val="none" w:sz="0" w:space="0" w:color="auto"/>
        <w:bottom w:val="none" w:sz="0" w:space="0" w:color="auto"/>
        <w:right w:val="none" w:sz="0" w:space="0" w:color="auto"/>
      </w:divBdr>
    </w:div>
    <w:div w:id="388069683">
      <w:bodyDiv w:val="1"/>
      <w:marLeft w:val="0"/>
      <w:marRight w:val="0"/>
      <w:marTop w:val="0"/>
      <w:marBottom w:val="0"/>
      <w:divBdr>
        <w:top w:val="none" w:sz="0" w:space="0" w:color="auto"/>
        <w:left w:val="none" w:sz="0" w:space="0" w:color="auto"/>
        <w:bottom w:val="none" w:sz="0" w:space="0" w:color="auto"/>
        <w:right w:val="none" w:sz="0" w:space="0" w:color="auto"/>
      </w:divBdr>
    </w:div>
    <w:div w:id="423496964">
      <w:bodyDiv w:val="1"/>
      <w:marLeft w:val="0"/>
      <w:marRight w:val="0"/>
      <w:marTop w:val="0"/>
      <w:marBottom w:val="0"/>
      <w:divBdr>
        <w:top w:val="none" w:sz="0" w:space="0" w:color="auto"/>
        <w:left w:val="none" w:sz="0" w:space="0" w:color="auto"/>
        <w:bottom w:val="none" w:sz="0" w:space="0" w:color="auto"/>
        <w:right w:val="none" w:sz="0" w:space="0" w:color="auto"/>
      </w:divBdr>
    </w:div>
    <w:div w:id="568998928">
      <w:bodyDiv w:val="1"/>
      <w:marLeft w:val="0"/>
      <w:marRight w:val="0"/>
      <w:marTop w:val="0"/>
      <w:marBottom w:val="0"/>
      <w:divBdr>
        <w:top w:val="none" w:sz="0" w:space="0" w:color="auto"/>
        <w:left w:val="none" w:sz="0" w:space="0" w:color="auto"/>
        <w:bottom w:val="none" w:sz="0" w:space="0" w:color="auto"/>
        <w:right w:val="none" w:sz="0" w:space="0" w:color="auto"/>
      </w:divBdr>
    </w:div>
    <w:div w:id="622924632">
      <w:bodyDiv w:val="1"/>
      <w:marLeft w:val="0"/>
      <w:marRight w:val="0"/>
      <w:marTop w:val="0"/>
      <w:marBottom w:val="0"/>
      <w:divBdr>
        <w:top w:val="none" w:sz="0" w:space="0" w:color="auto"/>
        <w:left w:val="none" w:sz="0" w:space="0" w:color="auto"/>
        <w:bottom w:val="none" w:sz="0" w:space="0" w:color="auto"/>
        <w:right w:val="none" w:sz="0" w:space="0" w:color="auto"/>
      </w:divBdr>
      <w:divsChild>
        <w:div w:id="1460609294">
          <w:marLeft w:val="0"/>
          <w:marRight w:val="0"/>
          <w:marTop w:val="0"/>
          <w:marBottom w:val="0"/>
          <w:divBdr>
            <w:top w:val="none" w:sz="0" w:space="0" w:color="auto"/>
            <w:left w:val="none" w:sz="0" w:space="0" w:color="auto"/>
            <w:bottom w:val="none" w:sz="0" w:space="0" w:color="auto"/>
            <w:right w:val="none" w:sz="0" w:space="0" w:color="auto"/>
          </w:divBdr>
          <w:divsChild>
            <w:div w:id="1458138218">
              <w:marLeft w:val="0"/>
              <w:marRight w:val="0"/>
              <w:marTop w:val="0"/>
              <w:marBottom w:val="0"/>
              <w:divBdr>
                <w:top w:val="none" w:sz="0" w:space="0" w:color="auto"/>
                <w:left w:val="none" w:sz="0" w:space="0" w:color="auto"/>
                <w:bottom w:val="none" w:sz="0" w:space="0" w:color="auto"/>
                <w:right w:val="none" w:sz="0" w:space="0" w:color="auto"/>
              </w:divBdr>
              <w:divsChild>
                <w:div w:id="99950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753978">
      <w:bodyDiv w:val="1"/>
      <w:marLeft w:val="0"/>
      <w:marRight w:val="0"/>
      <w:marTop w:val="0"/>
      <w:marBottom w:val="0"/>
      <w:divBdr>
        <w:top w:val="none" w:sz="0" w:space="0" w:color="auto"/>
        <w:left w:val="none" w:sz="0" w:space="0" w:color="auto"/>
        <w:bottom w:val="none" w:sz="0" w:space="0" w:color="auto"/>
        <w:right w:val="none" w:sz="0" w:space="0" w:color="auto"/>
      </w:divBdr>
    </w:div>
    <w:div w:id="762382503">
      <w:bodyDiv w:val="1"/>
      <w:marLeft w:val="0"/>
      <w:marRight w:val="0"/>
      <w:marTop w:val="0"/>
      <w:marBottom w:val="0"/>
      <w:divBdr>
        <w:top w:val="none" w:sz="0" w:space="0" w:color="auto"/>
        <w:left w:val="none" w:sz="0" w:space="0" w:color="auto"/>
        <w:bottom w:val="none" w:sz="0" w:space="0" w:color="auto"/>
        <w:right w:val="none" w:sz="0" w:space="0" w:color="auto"/>
      </w:divBdr>
    </w:div>
    <w:div w:id="896746297">
      <w:bodyDiv w:val="1"/>
      <w:marLeft w:val="0"/>
      <w:marRight w:val="0"/>
      <w:marTop w:val="0"/>
      <w:marBottom w:val="0"/>
      <w:divBdr>
        <w:top w:val="none" w:sz="0" w:space="0" w:color="auto"/>
        <w:left w:val="none" w:sz="0" w:space="0" w:color="auto"/>
        <w:bottom w:val="none" w:sz="0" w:space="0" w:color="auto"/>
        <w:right w:val="none" w:sz="0" w:space="0" w:color="auto"/>
      </w:divBdr>
    </w:div>
    <w:div w:id="958217360">
      <w:bodyDiv w:val="1"/>
      <w:marLeft w:val="0"/>
      <w:marRight w:val="0"/>
      <w:marTop w:val="0"/>
      <w:marBottom w:val="0"/>
      <w:divBdr>
        <w:top w:val="none" w:sz="0" w:space="0" w:color="auto"/>
        <w:left w:val="none" w:sz="0" w:space="0" w:color="auto"/>
        <w:bottom w:val="none" w:sz="0" w:space="0" w:color="auto"/>
        <w:right w:val="none" w:sz="0" w:space="0" w:color="auto"/>
      </w:divBdr>
    </w:div>
    <w:div w:id="991370871">
      <w:bodyDiv w:val="1"/>
      <w:marLeft w:val="0"/>
      <w:marRight w:val="0"/>
      <w:marTop w:val="0"/>
      <w:marBottom w:val="0"/>
      <w:divBdr>
        <w:top w:val="none" w:sz="0" w:space="0" w:color="auto"/>
        <w:left w:val="none" w:sz="0" w:space="0" w:color="auto"/>
        <w:bottom w:val="none" w:sz="0" w:space="0" w:color="auto"/>
        <w:right w:val="none" w:sz="0" w:space="0" w:color="auto"/>
      </w:divBdr>
    </w:div>
    <w:div w:id="1041326992">
      <w:bodyDiv w:val="1"/>
      <w:marLeft w:val="0"/>
      <w:marRight w:val="0"/>
      <w:marTop w:val="0"/>
      <w:marBottom w:val="0"/>
      <w:divBdr>
        <w:top w:val="none" w:sz="0" w:space="0" w:color="auto"/>
        <w:left w:val="none" w:sz="0" w:space="0" w:color="auto"/>
        <w:bottom w:val="none" w:sz="0" w:space="0" w:color="auto"/>
        <w:right w:val="none" w:sz="0" w:space="0" w:color="auto"/>
      </w:divBdr>
    </w:div>
    <w:div w:id="1049649867">
      <w:bodyDiv w:val="1"/>
      <w:marLeft w:val="0"/>
      <w:marRight w:val="0"/>
      <w:marTop w:val="0"/>
      <w:marBottom w:val="0"/>
      <w:divBdr>
        <w:top w:val="none" w:sz="0" w:space="0" w:color="auto"/>
        <w:left w:val="none" w:sz="0" w:space="0" w:color="auto"/>
        <w:bottom w:val="none" w:sz="0" w:space="0" w:color="auto"/>
        <w:right w:val="none" w:sz="0" w:space="0" w:color="auto"/>
      </w:divBdr>
    </w:div>
    <w:div w:id="1096445264">
      <w:bodyDiv w:val="1"/>
      <w:marLeft w:val="0"/>
      <w:marRight w:val="0"/>
      <w:marTop w:val="0"/>
      <w:marBottom w:val="0"/>
      <w:divBdr>
        <w:top w:val="none" w:sz="0" w:space="0" w:color="auto"/>
        <w:left w:val="none" w:sz="0" w:space="0" w:color="auto"/>
        <w:bottom w:val="none" w:sz="0" w:space="0" w:color="auto"/>
        <w:right w:val="none" w:sz="0" w:space="0" w:color="auto"/>
      </w:divBdr>
    </w:div>
    <w:div w:id="1155756027">
      <w:bodyDiv w:val="1"/>
      <w:marLeft w:val="0"/>
      <w:marRight w:val="0"/>
      <w:marTop w:val="0"/>
      <w:marBottom w:val="0"/>
      <w:divBdr>
        <w:top w:val="none" w:sz="0" w:space="0" w:color="auto"/>
        <w:left w:val="none" w:sz="0" w:space="0" w:color="auto"/>
        <w:bottom w:val="none" w:sz="0" w:space="0" w:color="auto"/>
        <w:right w:val="none" w:sz="0" w:space="0" w:color="auto"/>
      </w:divBdr>
    </w:div>
    <w:div w:id="1161845966">
      <w:bodyDiv w:val="1"/>
      <w:marLeft w:val="0"/>
      <w:marRight w:val="0"/>
      <w:marTop w:val="0"/>
      <w:marBottom w:val="0"/>
      <w:divBdr>
        <w:top w:val="none" w:sz="0" w:space="0" w:color="auto"/>
        <w:left w:val="none" w:sz="0" w:space="0" w:color="auto"/>
        <w:bottom w:val="none" w:sz="0" w:space="0" w:color="auto"/>
        <w:right w:val="none" w:sz="0" w:space="0" w:color="auto"/>
      </w:divBdr>
    </w:div>
    <w:div w:id="1168517272">
      <w:bodyDiv w:val="1"/>
      <w:marLeft w:val="0"/>
      <w:marRight w:val="0"/>
      <w:marTop w:val="0"/>
      <w:marBottom w:val="0"/>
      <w:divBdr>
        <w:top w:val="none" w:sz="0" w:space="0" w:color="auto"/>
        <w:left w:val="none" w:sz="0" w:space="0" w:color="auto"/>
        <w:bottom w:val="none" w:sz="0" w:space="0" w:color="auto"/>
        <w:right w:val="none" w:sz="0" w:space="0" w:color="auto"/>
      </w:divBdr>
    </w:div>
    <w:div w:id="1212812294">
      <w:bodyDiv w:val="1"/>
      <w:marLeft w:val="0"/>
      <w:marRight w:val="0"/>
      <w:marTop w:val="0"/>
      <w:marBottom w:val="0"/>
      <w:divBdr>
        <w:top w:val="none" w:sz="0" w:space="0" w:color="auto"/>
        <w:left w:val="none" w:sz="0" w:space="0" w:color="auto"/>
        <w:bottom w:val="none" w:sz="0" w:space="0" w:color="auto"/>
        <w:right w:val="none" w:sz="0" w:space="0" w:color="auto"/>
      </w:divBdr>
    </w:div>
    <w:div w:id="1217156783">
      <w:bodyDiv w:val="1"/>
      <w:marLeft w:val="0"/>
      <w:marRight w:val="0"/>
      <w:marTop w:val="0"/>
      <w:marBottom w:val="0"/>
      <w:divBdr>
        <w:top w:val="none" w:sz="0" w:space="0" w:color="auto"/>
        <w:left w:val="none" w:sz="0" w:space="0" w:color="auto"/>
        <w:bottom w:val="none" w:sz="0" w:space="0" w:color="auto"/>
        <w:right w:val="none" w:sz="0" w:space="0" w:color="auto"/>
      </w:divBdr>
    </w:div>
    <w:div w:id="1263107619">
      <w:bodyDiv w:val="1"/>
      <w:marLeft w:val="0"/>
      <w:marRight w:val="0"/>
      <w:marTop w:val="0"/>
      <w:marBottom w:val="0"/>
      <w:divBdr>
        <w:top w:val="none" w:sz="0" w:space="0" w:color="auto"/>
        <w:left w:val="none" w:sz="0" w:space="0" w:color="auto"/>
        <w:bottom w:val="none" w:sz="0" w:space="0" w:color="auto"/>
        <w:right w:val="none" w:sz="0" w:space="0" w:color="auto"/>
      </w:divBdr>
      <w:divsChild>
        <w:div w:id="181013560">
          <w:marLeft w:val="0"/>
          <w:marRight w:val="0"/>
          <w:marTop w:val="0"/>
          <w:marBottom w:val="0"/>
          <w:divBdr>
            <w:top w:val="none" w:sz="0" w:space="0" w:color="auto"/>
            <w:left w:val="none" w:sz="0" w:space="0" w:color="auto"/>
            <w:bottom w:val="none" w:sz="0" w:space="0" w:color="auto"/>
            <w:right w:val="none" w:sz="0" w:space="0" w:color="auto"/>
          </w:divBdr>
        </w:div>
      </w:divsChild>
    </w:div>
    <w:div w:id="1294097520">
      <w:bodyDiv w:val="1"/>
      <w:marLeft w:val="0"/>
      <w:marRight w:val="0"/>
      <w:marTop w:val="0"/>
      <w:marBottom w:val="0"/>
      <w:divBdr>
        <w:top w:val="none" w:sz="0" w:space="0" w:color="auto"/>
        <w:left w:val="none" w:sz="0" w:space="0" w:color="auto"/>
        <w:bottom w:val="none" w:sz="0" w:space="0" w:color="auto"/>
        <w:right w:val="none" w:sz="0" w:space="0" w:color="auto"/>
      </w:divBdr>
    </w:div>
    <w:div w:id="1305086461">
      <w:bodyDiv w:val="1"/>
      <w:marLeft w:val="0"/>
      <w:marRight w:val="0"/>
      <w:marTop w:val="0"/>
      <w:marBottom w:val="0"/>
      <w:divBdr>
        <w:top w:val="none" w:sz="0" w:space="0" w:color="auto"/>
        <w:left w:val="none" w:sz="0" w:space="0" w:color="auto"/>
        <w:bottom w:val="none" w:sz="0" w:space="0" w:color="auto"/>
        <w:right w:val="none" w:sz="0" w:space="0" w:color="auto"/>
      </w:divBdr>
    </w:div>
    <w:div w:id="1318001326">
      <w:bodyDiv w:val="1"/>
      <w:marLeft w:val="0"/>
      <w:marRight w:val="0"/>
      <w:marTop w:val="0"/>
      <w:marBottom w:val="0"/>
      <w:divBdr>
        <w:top w:val="none" w:sz="0" w:space="0" w:color="auto"/>
        <w:left w:val="none" w:sz="0" w:space="0" w:color="auto"/>
        <w:bottom w:val="none" w:sz="0" w:space="0" w:color="auto"/>
        <w:right w:val="none" w:sz="0" w:space="0" w:color="auto"/>
      </w:divBdr>
    </w:div>
    <w:div w:id="1391344489">
      <w:bodyDiv w:val="1"/>
      <w:marLeft w:val="0"/>
      <w:marRight w:val="0"/>
      <w:marTop w:val="0"/>
      <w:marBottom w:val="0"/>
      <w:divBdr>
        <w:top w:val="none" w:sz="0" w:space="0" w:color="auto"/>
        <w:left w:val="none" w:sz="0" w:space="0" w:color="auto"/>
        <w:bottom w:val="none" w:sz="0" w:space="0" w:color="auto"/>
        <w:right w:val="none" w:sz="0" w:space="0" w:color="auto"/>
      </w:divBdr>
    </w:div>
    <w:div w:id="1400396977">
      <w:bodyDiv w:val="1"/>
      <w:marLeft w:val="0"/>
      <w:marRight w:val="0"/>
      <w:marTop w:val="0"/>
      <w:marBottom w:val="0"/>
      <w:divBdr>
        <w:top w:val="none" w:sz="0" w:space="0" w:color="auto"/>
        <w:left w:val="none" w:sz="0" w:space="0" w:color="auto"/>
        <w:bottom w:val="none" w:sz="0" w:space="0" w:color="auto"/>
        <w:right w:val="none" w:sz="0" w:space="0" w:color="auto"/>
      </w:divBdr>
    </w:div>
    <w:div w:id="1450004733">
      <w:bodyDiv w:val="1"/>
      <w:marLeft w:val="0"/>
      <w:marRight w:val="0"/>
      <w:marTop w:val="0"/>
      <w:marBottom w:val="0"/>
      <w:divBdr>
        <w:top w:val="none" w:sz="0" w:space="0" w:color="auto"/>
        <w:left w:val="none" w:sz="0" w:space="0" w:color="auto"/>
        <w:bottom w:val="none" w:sz="0" w:space="0" w:color="auto"/>
        <w:right w:val="none" w:sz="0" w:space="0" w:color="auto"/>
      </w:divBdr>
    </w:div>
    <w:div w:id="1453748992">
      <w:bodyDiv w:val="1"/>
      <w:marLeft w:val="0"/>
      <w:marRight w:val="0"/>
      <w:marTop w:val="0"/>
      <w:marBottom w:val="0"/>
      <w:divBdr>
        <w:top w:val="none" w:sz="0" w:space="0" w:color="auto"/>
        <w:left w:val="none" w:sz="0" w:space="0" w:color="auto"/>
        <w:bottom w:val="none" w:sz="0" w:space="0" w:color="auto"/>
        <w:right w:val="none" w:sz="0" w:space="0" w:color="auto"/>
      </w:divBdr>
      <w:divsChild>
        <w:div w:id="545023136">
          <w:marLeft w:val="0"/>
          <w:marRight w:val="0"/>
          <w:marTop w:val="0"/>
          <w:marBottom w:val="0"/>
          <w:divBdr>
            <w:top w:val="none" w:sz="0" w:space="0" w:color="auto"/>
            <w:left w:val="none" w:sz="0" w:space="0" w:color="auto"/>
            <w:bottom w:val="none" w:sz="0" w:space="0" w:color="auto"/>
            <w:right w:val="none" w:sz="0" w:space="0" w:color="auto"/>
          </w:divBdr>
          <w:divsChild>
            <w:div w:id="1962150043">
              <w:marLeft w:val="0"/>
              <w:marRight w:val="0"/>
              <w:marTop w:val="0"/>
              <w:marBottom w:val="0"/>
              <w:divBdr>
                <w:top w:val="none" w:sz="0" w:space="0" w:color="auto"/>
                <w:left w:val="none" w:sz="0" w:space="0" w:color="auto"/>
                <w:bottom w:val="none" w:sz="0" w:space="0" w:color="auto"/>
                <w:right w:val="none" w:sz="0" w:space="0" w:color="auto"/>
              </w:divBdr>
              <w:divsChild>
                <w:div w:id="13969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43988">
          <w:marLeft w:val="0"/>
          <w:marRight w:val="0"/>
          <w:marTop w:val="0"/>
          <w:marBottom w:val="0"/>
          <w:divBdr>
            <w:top w:val="none" w:sz="0" w:space="0" w:color="auto"/>
            <w:left w:val="none" w:sz="0" w:space="0" w:color="auto"/>
            <w:bottom w:val="none" w:sz="0" w:space="0" w:color="auto"/>
            <w:right w:val="none" w:sz="0" w:space="0" w:color="auto"/>
          </w:divBdr>
          <w:divsChild>
            <w:div w:id="1444380297">
              <w:marLeft w:val="0"/>
              <w:marRight w:val="0"/>
              <w:marTop w:val="0"/>
              <w:marBottom w:val="0"/>
              <w:divBdr>
                <w:top w:val="none" w:sz="0" w:space="0" w:color="auto"/>
                <w:left w:val="none" w:sz="0" w:space="0" w:color="auto"/>
                <w:bottom w:val="none" w:sz="0" w:space="0" w:color="auto"/>
                <w:right w:val="none" w:sz="0" w:space="0" w:color="auto"/>
              </w:divBdr>
              <w:divsChild>
                <w:div w:id="9760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819">
          <w:marLeft w:val="0"/>
          <w:marRight w:val="0"/>
          <w:marTop w:val="0"/>
          <w:marBottom w:val="0"/>
          <w:divBdr>
            <w:top w:val="none" w:sz="0" w:space="0" w:color="auto"/>
            <w:left w:val="none" w:sz="0" w:space="0" w:color="auto"/>
            <w:bottom w:val="none" w:sz="0" w:space="0" w:color="auto"/>
            <w:right w:val="none" w:sz="0" w:space="0" w:color="auto"/>
          </w:divBdr>
          <w:divsChild>
            <w:div w:id="1391928147">
              <w:marLeft w:val="0"/>
              <w:marRight w:val="0"/>
              <w:marTop w:val="0"/>
              <w:marBottom w:val="0"/>
              <w:divBdr>
                <w:top w:val="none" w:sz="0" w:space="0" w:color="auto"/>
                <w:left w:val="none" w:sz="0" w:space="0" w:color="auto"/>
                <w:bottom w:val="none" w:sz="0" w:space="0" w:color="auto"/>
                <w:right w:val="none" w:sz="0" w:space="0" w:color="auto"/>
              </w:divBdr>
              <w:divsChild>
                <w:div w:id="171176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5416">
      <w:bodyDiv w:val="1"/>
      <w:marLeft w:val="0"/>
      <w:marRight w:val="0"/>
      <w:marTop w:val="0"/>
      <w:marBottom w:val="0"/>
      <w:divBdr>
        <w:top w:val="none" w:sz="0" w:space="0" w:color="auto"/>
        <w:left w:val="none" w:sz="0" w:space="0" w:color="auto"/>
        <w:bottom w:val="none" w:sz="0" w:space="0" w:color="auto"/>
        <w:right w:val="none" w:sz="0" w:space="0" w:color="auto"/>
      </w:divBdr>
    </w:div>
    <w:div w:id="1629583994">
      <w:bodyDiv w:val="1"/>
      <w:marLeft w:val="0"/>
      <w:marRight w:val="0"/>
      <w:marTop w:val="0"/>
      <w:marBottom w:val="0"/>
      <w:divBdr>
        <w:top w:val="none" w:sz="0" w:space="0" w:color="auto"/>
        <w:left w:val="none" w:sz="0" w:space="0" w:color="auto"/>
        <w:bottom w:val="none" w:sz="0" w:space="0" w:color="auto"/>
        <w:right w:val="none" w:sz="0" w:space="0" w:color="auto"/>
      </w:divBdr>
    </w:div>
    <w:div w:id="1650282720">
      <w:bodyDiv w:val="1"/>
      <w:marLeft w:val="0"/>
      <w:marRight w:val="0"/>
      <w:marTop w:val="0"/>
      <w:marBottom w:val="0"/>
      <w:divBdr>
        <w:top w:val="none" w:sz="0" w:space="0" w:color="auto"/>
        <w:left w:val="none" w:sz="0" w:space="0" w:color="auto"/>
        <w:bottom w:val="none" w:sz="0" w:space="0" w:color="auto"/>
        <w:right w:val="none" w:sz="0" w:space="0" w:color="auto"/>
      </w:divBdr>
    </w:div>
    <w:div w:id="1650402957">
      <w:bodyDiv w:val="1"/>
      <w:marLeft w:val="0"/>
      <w:marRight w:val="0"/>
      <w:marTop w:val="0"/>
      <w:marBottom w:val="0"/>
      <w:divBdr>
        <w:top w:val="none" w:sz="0" w:space="0" w:color="auto"/>
        <w:left w:val="none" w:sz="0" w:space="0" w:color="auto"/>
        <w:bottom w:val="none" w:sz="0" w:space="0" w:color="auto"/>
        <w:right w:val="none" w:sz="0" w:space="0" w:color="auto"/>
      </w:divBdr>
    </w:div>
    <w:div w:id="1663856134">
      <w:bodyDiv w:val="1"/>
      <w:marLeft w:val="0"/>
      <w:marRight w:val="0"/>
      <w:marTop w:val="0"/>
      <w:marBottom w:val="0"/>
      <w:divBdr>
        <w:top w:val="none" w:sz="0" w:space="0" w:color="auto"/>
        <w:left w:val="none" w:sz="0" w:space="0" w:color="auto"/>
        <w:bottom w:val="none" w:sz="0" w:space="0" w:color="auto"/>
        <w:right w:val="none" w:sz="0" w:space="0" w:color="auto"/>
      </w:divBdr>
    </w:div>
    <w:div w:id="1688674188">
      <w:bodyDiv w:val="1"/>
      <w:marLeft w:val="0"/>
      <w:marRight w:val="0"/>
      <w:marTop w:val="0"/>
      <w:marBottom w:val="0"/>
      <w:divBdr>
        <w:top w:val="none" w:sz="0" w:space="0" w:color="auto"/>
        <w:left w:val="none" w:sz="0" w:space="0" w:color="auto"/>
        <w:bottom w:val="none" w:sz="0" w:space="0" w:color="auto"/>
        <w:right w:val="none" w:sz="0" w:space="0" w:color="auto"/>
      </w:divBdr>
      <w:divsChild>
        <w:div w:id="2028753284">
          <w:marLeft w:val="0"/>
          <w:marRight w:val="0"/>
          <w:marTop w:val="0"/>
          <w:marBottom w:val="0"/>
          <w:divBdr>
            <w:top w:val="none" w:sz="0" w:space="0" w:color="auto"/>
            <w:left w:val="none" w:sz="0" w:space="0" w:color="auto"/>
            <w:bottom w:val="none" w:sz="0" w:space="0" w:color="auto"/>
            <w:right w:val="none" w:sz="0" w:space="0" w:color="auto"/>
          </w:divBdr>
          <w:divsChild>
            <w:div w:id="333727288">
              <w:marLeft w:val="0"/>
              <w:marRight w:val="0"/>
              <w:marTop w:val="0"/>
              <w:marBottom w:val="0"/>
              <w:divBdr>
                <w:top w:val="none" w:sz="0" w:space="0" w:color="auto"/>
                <w:left w:val="none" w:sz="0" w:space="0" w:color="auto"/>
                <w:bottom w:val="none" w:sz="0" w:space="0" w:color="auto"/>
                <w:right w:val="none" w:sz="0" w:space="0" w:color="auto"/>
              </w:divBdr>
              <w:divsChild>
                <w:div w:id="21440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288979">
      <w:bodyDiv w:val="1"/>
      <w:marLeft w:val="0"/>
      <w:marRight w:val="0"/>
      <w:marTop w:val="0"/>
      <w:marBottom w:val="0"/>
      <w:divBdr>
        <w:top w:val="none" w:sz="0" w:space="0" w:color="auto"/>
        <w:left w:val="none" w:sz="0" w:space="0" w:color="auto"/>
        <w:bottom w:val="none" w:sz="0" w:space="0" w:color="auto"/>
        <w:right w:val="none" w:sz="0" w:space="0" w:color="auto"/>
      </w:divBdr>
    </w:div>
    <w:div w:id="1911308433">
      <w:bodyDiv w:val="1"/>
      <w:marLeft w:val="0"/>
      <w:marRight w:val="0"/>
      <w:marTop w:val="0"/>
      <w:marBottom w:val="0"/>
      <w:divBdr>
        <w:top w:val="none" w:sz="0" w:space="0" w:color="auto"/>
        <w:left w:val="none" w:sz="0" w:space="0" w:color="auto"/>
        <w:bottom w:val="none" w:sz="0" w:space="0" w:color="auto"/>
        <w:right w:val="none" w:sz="0" w:space="0" w:color="auto"/>
      </w:divBdr>
    </w:div>
    <w:div w:id="1938126046">
      <w:bodyDiv w:val="1"/>
      <w:marLeft w:val="0"/>
      <w:marRight w:val="0"/>
      <w:marTop w:val="0"/>
      <w:marBottom w:val="0"/>
      <w:divBdr>
        <w:top w:val="none" w:sz="0" w:space="0" w:color="auto"/>
        <w:left w:val="none" w:sz="0" w:space="0" w:color="auto"/>
        <w:bottom w:val="none" w:sz="0" w:space="0" w:color="auto"/>
        <w:right w:val="none" w:sz="0" w:space="0" w:color="auto"/>
      </w:divBdr>
    </w:div>
    <w:div w:id="1962608585">
      <w:bodyDiv w:val="1"/>
      <w:marLeft w:val="0"/>
      <w:marRight w:val="0"/>
      <w:marTop w:val="0"/>
      <w:marBottom w:val="0"/>
      <w:divBdr>
        <w:top w:val="none" w:sz="0" w:space="0" w:color="auto"/>
        <w:left w:val="none" w:sz="0" w:space="0" w:color="auto"/>
        <w:bottom w:val="none" w:sz="0" w:space="0" w:color="auto"/>
        <w:right w:val="none" w:sz="0" w:space="0" w:color="auto"/>
      </w:divBdr>
    </w:div>
    <w:div w:id="1983582781">
      <w:bodyDiv w:val="1"/>
      <w:marLeft w:val="0"/>
      <w:marRight w:val="0"/>
      <w:marTop w:val="0"/>
      <w:marBottom w:val="0"/>
      <w:divBdr>
        <w:top w:val="none" w:sz="0" w:space="0" w:color="auto"/>
        <w:left w:val="none" w:sz="0" w:space="0" w:color="auto"/>
        <w:bottom w:val="none" w:sz="0" w:space="0" w:color="auto"/>
        <w:right w:val="none" w:sz="0" w:space="0" w:color="auto"/>
      </w:divBdr>
    </w:div>
    <w:div w:id="1991791792">
      <w:bodyDiv w:val="1"/>
      <w:marLeft w:val="0"/>
      <w:marRight w:val="0"/>
      <w:marTop w:val="0"/>
      <w:marBottom w:val="0"/>
      <w:divBdr>
        <w:top w:val="none" w:sz="0" w:space="0" w:color="auto"/>
        <w:left w:val="none" w:sz="0" w:space="0" w:color="auto"/>
        <w:bottom w:val="none" w:sz="0" w:space="0" w:color="auto"/>
        <w:right w:val="none" w:sz="0" w:space="0" w:color="auto"/>
      </w:divBdr>
    </w:div>
    <w:div w:id="2009671898">
      <w:bodyDiv w:val="1"/>
      <w:marLeft w:val="0"/>
      <w:marRight w:val="0"/>
      <w:marTop w:val="0"/>
      <w:marBottom w:val="0"/>
      <w:divBdr>
        <w:top w:val="none" w:sz="0" w:space="0" w:color="auto"/>
        <w:left w:val="none" w:sz="0" w:space="0" w:color="auto"/>
        <w:bottom w:val="none" w:sz="0" w:space="0" w:color="auto"/>
        <w:right w:val="none" w:sz="0" w:space="0" w:color="auto"/>
      </w:divBdr>
    </w:div>
    <w:div w:id="2016416663">
      <w:bodyDiv w:val="1"/>
      <w:marLeft w:val="0"/>
      <w:marRight w:val="0"/>
      <w:marTop w:val="0"/>
      <w:marBottom w:val="0"/>
      <w:divBdr>
        <w:top w:val="none" w:sz="0" w:space="0" w:color="auto"/>
        <w:left w:val="none" w:sz="0" w:space="0" w:color="auto"/>
        <w:bottom w:val="none" w:sz="0" w:space="0" w:color="auto"/>
        <w:right w:val="none" w:sz="0" w:space="0" w:color="auto"/>
      </w:divBdr>
    </w:div>
    <w:div w:id="2102289904">
      <w:bodyDiv w:val="1"/>
      <w:marLeft w:val="0"/>
      <w:marRight w:val="0"/>
      <w:marTop w:val="0"/>
      <w:marBottom w:val="0"/>
      <w:divBdr>
        <w:top w:val="none" w:sz="0" w:space="0" w:color="auto"/>
        <w:left w:val="none" w:sz="0" w:space="0" w:color="auto"/>
        <w:bottom w:val="none" w:sz="0" w:space="0" w:color="auto"/>
        <w:right w:val="none" w:sz="0" w:space="0" w:color="auto"/>
      </w:divBdr>
    </w:div>
    <w:div w:id="2123769108">
      <w:bodyDiv w:val="1"/>
      <w:marLeft w:val="0"/>
      <w:marRight w:val="0"/>
      <w:marTop w:val="0"/>
      <w:marBottom w:val="0"/>
      <w:divBdr>
        <w:top w:val="none" w:sz="0" w:space="0" w:color="auto"/>
        <w:left w:val="none" w:sz="0" w:space="0" w:color="auto"/>
        <w:bottom w:val="none" w:sz="0" w:space="0" w:color="auto"/>
        <w:right w:val="none" w:sz="0" w:space="0" w:color="auto"/>
      </w:divBdr>
      <w:divsChild>
        <w:div w:id="4985163">
          <w:marLeft w:val="0"/>
          <w:marRight w:val="0"/>
          <w:marTop w:val="0"/>
          <w:marBottom w:val="0"/>
          <w:divBdr>
            <w:top w:val="none" w:sz="0" w:space="0" w:color="auto"/>
            <w:left w:val="none" w:sz="0" w:space="0" w:color="auto"/>
            <w:bottom w:val="none" w:sz="0" w:space="0" w:color="auto"/>
            <w:right w:val="none" w:sz="0" w:space="0" w:color="auto"/>
          </w:divBdr>
          <w:divsChild>
            <w:div w:id="17546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7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yperlink" Target="https://community.ibm.com/community/user/cloudpakfordata/viewdocument/utilities-payment-risk-prediction"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s://www.ibm.com/docs/en/cloud-paks/cp-data/4.6.x?topic=overview"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community.ibm.com/accelerator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1.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ibm.com/docs/en/cloud-paks/cp-data/4.6.x?topic=overview"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36AC4-FB9E-B748-832B-3260A196F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30</Pages>
  <Words>7576</Words>
  <Characters>43189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Kern</dc:creator>
  <cp:keywords/>
  <dc:description/>
  <cp:lastModifiedBy>Pravin Kedia</cp:lastModifiedBy>
  <cp:revision>31</cp:revision>
  <cp:lastPrinted>2021-04-16T17:33:00Z</cp:lastPrinted>
  <dcterms:created xsi:type="dcterms:W3CDTF">2021-01-25T14:12:00Z</dcterms:created>
  <dcterms:modified xsi:type="dcterms:W3CDTF">2022-12-30T08:32:00Z</dcterms:modified>
</cp:coreProperties>
</file>